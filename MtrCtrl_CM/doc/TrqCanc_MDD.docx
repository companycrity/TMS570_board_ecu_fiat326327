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605" w:rsidRDefault="00FE5605" w:rsidP="00FE5605">
      <w:pPr>
        <w:pStyle w:val="Heading1"/>
        <w:numPr>
          <w:ilvl w:val="0"/>
          <w:numId w:val="0"/>
        </w:numPr>
      </w:pPr>
      <w:r>
        <w:t xml:space="preserve">Module </w:t>
      </w:r>
      <w:r w:rsidR="008555F1">
        <w:t>--</w:t>
      </w:r>
      <w:r>
        <w:t xml:space="preserve"> </w:t>
      </w:r>
      <w:proofErr w:type="spellStart"/>
      <w:r w:rsidR="00B41868">
        <w:t>TrqCanc</w:t>
      </w:r>
      <w:proofErr w:type="spellEnd"/>
    </w:p>
    <w:p w:rsidR="00FE5605" w:rsidRDefault="00FE5605" w:rsidP="0011236F">
      <w:pPr>
        <w:pStyle w:val="Heading1"/>
      </w:pPr>
      <w:r>
        <w:t>High-Level Description</w:t>
      </w:r>
    </w:p>
    <w:p w:rsidR="00FE5605" w:rsidRDefault="00FE5605" w:rsidP="00FE5605"/>
    <w:p w:rsidR="0011236F" w:rsidRPr="003F21F4" w:rsidRDefault="0011236F" w:rsidP="0011236F">
      <w:pPr>
        <w:pStyle w:val="Heading1"/>
      </w:pPr>
      <w:r>
        <w:t>Figures</w:t>
      </w:r>
    </w:p>
    <w:p w:rsidR="00FE5605" w:rsidRDefault="0011236F" w:rsidP="00FE5605">
      <w:pPr>
        <w:pStyle w:val="Heading2"/>
      </w:pPr>
      <w:r>
        <w:t>Component Diagram</w:t>
      </w:r>
    </w:p>
    <w:p w:rsidR="0011236F" w:rsidRDefault="00671972" w:rsidP="00B41868">
      <w:pPr>
        <w:pStyle w:val="Heading3"/>
        <w:numPr>
          <w:ilvl w:val="0"/>
          <w:numId w:val="0"/>
        </w:numPr>
        <w:rPr>
          <w:b w:val="0"/>
          <w:kern w:val="28"/>
          <w:sz w:val="28"/>
        </w:rPr>
      </w:pPr>
      <w:r>
        <w:rPr>
          <w:b w:val="0"/>
          <w:noProof/>
          <w:kern w:val="28"/>
          <w:sz w:val="28"/>
        </w:rPr>
        <w:drawing>
          <wp:inline distT="0" distB="0" distL="0" distR="0" wp14:anchorId="56029BD8" wp14:editId="3D219D43">
            <wp:extent cx="3657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3714750"/>
                    </a:xfrm>
                    <a:prstGeom prst="rect">
                      <a:avLst/>
                    </a:prstGeom>
                    <a:noFill/>
                    <a:ln>
                      <a:noFill/>
                    </a:ln>
                  </pic:spPr>
                </pic:pic>
              </a:graphicData>
            </a:graphic>
          </wp:inline>
        </w:drawing>
      </w:r>
    </w:p>
    <w:p w:rsidR="00FE5605" w:rsidRDefault="00FE5605" w:rsidP="00FE5605">
      <w:pPr>
        <w:pStyle w:val="Heading1"/>
      </w:pPr>
      <w:r>
        <w:t>Variable Data Dictionary</w:t>
      </w:r>
    </w:p>
    <w:p w:rsidR="00FE5605" w:rsidRDefault="00FE5605" w:rsidP="00FE5605">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FE5605" w:rsidRPr="006D33CC" w:rsidTr="00B41868">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Outputs</w:t>
            </w:r>
          </w:p>
        </w:tc>
      </w:tr>
      <w:tr w:rsidR="00686504" w:rsidRPr="004B5BE2" w:rsidTr="00973D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4B5BE2" w:rsidRDefault="00686504" w:rsidP="00B41868">
            <w:pPr>
              <w:spacing w:before="100" w:beforeAutospacing="1" w:after="100" w:afterAutospacing="1"/>
              <w:rPr>
                <w:rFonts w:ascii="Arial" w:hAnsi="Arial" w:cs="Arial"/>
                <w:sz w:val="16"/>
                <w:szCs w:val="16"/>
              </w:rPr>
            </w:pPr>
            <w:bookmarkStart w:id="0" w:name="_Hlk358190358"/>
            <w:bookmarkStart w:id="1" w:name="_Hlk358206638"/>
            <w:r>
              <w:t xml:space="preserve">Refer the Data dictionary </w:t>
            </w:r>
          </w:p>
        </w:tc>
        <w:tc>
          <w:tcPr>
            <w:tcW w:w="4455" w:type="dxa"/>
            <w:vAlign w:val="center"/>
          </w:tcPr>
          <w:p w:rsidR="00686504" w:rsidRDefault="00686504" w:rsidP="00B41868">
            <w:pPr>
              <w:rPr>
                <w:rFonts w:ascii="Arial" w:hAnsi="Arial" w:cs="Arial"/>
                <w:sz w:val="16"/>
                <w:szCs w:val="16"/>
              </w:rPr>
            </w:pPr>
            <w:r>
              <w:t>Refer the Data dictionary</w:t>
            </w: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DC5884">
            <w:pPr>
              <w:rPr>
                <w:rFonts w:ascii="Arial" w:hAnsi="Arial" w:cs="Arial"/>
                <w:sz w:val="16"/>
                <w:szCs w:val="16"/>
              </w:rPr>
            </w:pPr>
          </w:p>
        </w:tc>
      </w:tr>
      <w:bookmarkEnd w:id="0"/>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B41868">
            <w:pPr>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DC5884">
            <w:pPr>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006DB6">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2"/>
        </w:trPr>
        <w:tc>
          <w:tcPr>
            <w:tcW w:w="4455" w:type="dxa"/>
            <w:gridSpan w:val="2"/>
          </w:tcPr>
          <w:p w:rsidR="00686504" w:rsidRPr="0011656D" w:rsidRDefault="00686504" w:rsidP="00B41868">
            <w:pPr>
              <w:rPr>
                <w:rFonts w:ascii="Arial" w:hAnsi="Arial" w:cs="Arial"/>
                <w:sz w:val="16"/>
                <w:szCs w:val="16"/>
              </w:rPr>
            </w:pPr>
          </w:p>
        </w:tc>
        <w:tc>
          <w:tcPr>
            <w:tcW w:w="4455" w:type="dxa"/>
          </w:tcPr>
          <w:p w:rsidR="00686504" w:rsidRDefault="00686504" w:rsidP="00B41868">
            <w:pPr>
              <w:spacing w:before="100" w:beforeAutospacing="1" w:after="100" w:afterAutospacing="1"/>
              <w:rPr>
                <w:rFonts w:ascii="Arial" w:hAnsi="Arial" w:cs="Arial"/>
                <w:sz w:val="16"/>
                <w:szCs w:val="16"/>
              </w:rPr>
            </w:pPr>
          </w:p>
        </w:tc>
      </w:tr>
      <w:tr w:rsidR="00686504"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B41868">
            <w:pPr>
              <w:spacing w:before="100" w:beforeAutospacing="1" w:after="100" w:afterAutospacing="1"/>
              <w:rPr>
                <w:rFonts w:ascii="Arial" w:hAnsi="Arial" w:cs="Arial"/>
                <w:sz w:val="16"/>
                <w:szCs w:val="16"/>
              </w:rPr>
            </w:pPr>
          </w:p>
        </w:tc>
      </w:tr>
      <w:bookmarkEnd w:id="1"/>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AD4C1A" w:rsidRDefault="00686504" w:rsidP="00B41868"/>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C05129" w:rsidDel="00671972" w:rsidRDefault="00686504" w:rsidP="00B41868"/>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bl>
    <w:p w:rsidR="00FE5605" w:rsidRDefault="00FE5605" w:rsidP="00FE5605">
      <w:pPr>
        <w:pStyle w:val="Heading2"/>
        <w:numPr>
          <w:ilvl w:val="0"/>
          <w:numId w:val="0"/>
        </w:numPr>
      </w:pPr>
    </w:p>
    <w:p w:rsidR="00FE5605" w:rsidRPr="00F652BB" w:rsidRDefault="00FE5605" w:rsidP="00FE5605">
      <w:pPr>
        <w:pStyle w:val="Heading2"/>
      </w:pPr>
      <w:r w:rsidRPr="00F652BB">
        <w:t>Module Internal Variables</w:t>
      </w:r>
      <w:r w:rsidR="00E7416B" w:rsidRPr="00F652BB">
        <w:t xml:space="preserve"> </w:t>
      </w:r>
    </w:p>
    <w:p w:rsidR="00FE5605" w:rsidRDefault="00FE5605" w:rsidP="00FE5605">
      <w:r>
        <w:t xml:space="preserve">This section identifies the name, range and resolutions for module specific data created by this module.  If there are no range restrictions on the variable, the term “FULL” is placed into the table for legal range. </w:t>
      </w:r>
    </w:p>
    <w:p w:rsidR="00CA0841" w:rsidRDefault="00CA0841" w:rsidP="00FE5605"/>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2160"/>
        <w:gridCol w:w="1260"/>
        <w:gridCol w:w="720"/>
        <w:gridCol w:w="1530"/>
      </w:tblGrid>
      <w:tr w:rsidR="00FE5605" w:rsidTr="00AB0064">
        <w:tc>
          <w:tcPr>
            <w:tcW w:w="325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Variable Name</w:t>
            </w:r>
          </w:p>
        </w:tc>
        <w:tc>
          <w:tcPr>
            <w:tcW w:w="21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72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1C3387" w:rsidRDefault="00671972" w:rsidP="00B41868">
            <w:r w:rsidRPr="009C144A">
              <w:t xml:space="preserve">Refer the Data dictionary </w:t>
            </w:r>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r w:rsidRPr="009C144A">
              <w:t xml:space="preserve">Refer the Data dictionary </w:t>
            </w: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r w:rsidRPr="009C144A">
              <w:t xml:space="preserve">Refer the Data dictionary </w:t>
            </w:r>
          </w:p>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r w:rsidRPr="009C144A">
              <w:t>Refer the Data dictio</w:t>
            </w:r>
            <w:r w:rsidRPr="009C144A">
              <w:lastRenderedPageBreak/>
              <w:t xml:space="preserve">nary </w:t>
            </w:r>
          </w:p>
        </w:tc>
        <w:tc>
          <w:tcPr>
            <w:tcW w:w="1530" w:type="dxa"/>
            <w:tcBorders>
              <w:top w:val="single" w:sz="6" w:space="0" w:color="auto"/>
              <w:left w:val="single" w:sz="6" w:space="0" w:color="auto"/>
              <w:bottom w:val="single" w:sz="6" w:space="0" w:color="auto"/>
              <w:right w:val="single" w:sz="6" w:space="0" w:color="auto"/>
            </w:tcBorders>
          </w:tcPr>
          <w:p w:rsidR="00671972" w:rsidRDefault="00671972" w:rsidP="00DB14A0">
            <w:pPr>
              <w:spacing w:before="60"/>
              <w:rPr>
                <w:rFonts w:ascii="Arial" w:hAnsi="Arial" w:cs="Arial"/>
                <w:sz w:val="16"/>
              </w:rPr>
            </w:pPr>
            <w:bookmarkStart w:id="2" w:name="OLE_LINK26"/>
            <w:r w:rsidRPr="009C144A">
              <w:lastRenderedPageBreak/>
              <w:t xml:space="preserve">Refer the Data dictionary </w:t>
            </w:r>
            <w:bookmarkEnd w:id="2"/>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3" w:name="_Hlk358187820"/>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5C3AC9"/>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3"/>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Pr="00DC14D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Pr="00DC14D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4" w:name="_Hlk358187838"/>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4"/>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5" w:name="_Hlk358206746"/>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5"/>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6" w:name="_Hlk358206731"/>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6"/>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bookmarkStart w:id="7" w:name="_Hlk370198495"/>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bookmarkStart w:id="8" w:name="_Hlk370124834"/>
            <w:bookmarkEnd w:id="7"/>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8"/>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DB14A0">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DB14A0">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79709C"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Pr="00F4225A" w:rsidRDefault="00671972" w:rsidP="00B41868">
            <w:pPr>
              <w:spacing w:before="60"/>
              <w:rPr>
                <w:rFonts w:ascii="Arial" w:hAnsi="Arial" w:cs="Arial"/>
                <w:sz w:val="16"/>
              </w:rPr>
            </w:pPr>
          </w:p>
        </w:tc>
      </w:tr>
      <w:tr w:rsidR="00D80DF5" w:rsidTr="00AB0064">
        <w:tc>
          <w:tcPr>
            <w:tcW w:w="3258" w:type="dxa"/>
            <w:tcBorders>
              <w:top w:val="single" w:sz="6" w:space="0" w:color="auto"/>
              <w:left w:val="single" w:sz="6" w:space="0" w:color="auto"/>
              <w:bottom w:val="single" w:sz="6" w:space="0" w:color="auto"/>
              <w:right w:val="single" w:sz="6" w:space="0" w:color="auto"/>
            </w:tcBorders>
          </w:tcPr>
          <w:p w:rsidR="00D80DF5" w:rsidRPr="008D73B9" w:rsidRDefault="00D80DF5" w:rsidP="00DB14A0">
            <w:pPr>
              <w:rPr>
                <w:rFonts w:ascii="Arial" w:hAnsi="Arial" w:cs="Arial"/>
                <w:sz w:val="16"/>
                <w:szCs w:val="16"/>
              </w:rPr>
            </w:pPr>
            <w:bookmarkStart w:id="9" w:name="_Hlk370129688"/>
          </w:p>
        </w:tc>
        <w:tc>
          <w:tcPr>
            <w:tcW w:w="2160" w:type="dxa"/>
            <w:tcBorders>
              <w:top w:val="single" w:sz="6" w:space="0" w:color="auto"/>
              <w:left w:val="single" w:sz="6" w:space="0" w:color="auto"/>
              <w:bottom w:val="single" w:sz="6" w:space="0" w:color="auto"/>
              <w:right w:val="single" w:sz="6" w:space="0" w:color="auto"/>
            </w:tcBorders>
          </w:tcPr>
          <w:p w:rsidR="00D80DF5" w:rsidRPr="00EE68F8" w:rsidRDefault="00D80DF5"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72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1530"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p>
        </w:tc>
      </w:tr>
      <w:bookmarkEnd w:id="9"/>
    </w:tbl>
    <w:p w:rsidR="00CA0841" w:rsidRDefault="00CA0841" w:rsidP="00CA0841"/>
    <w:p w:rsidR="00CA0841" w:rsidRPr="00CA0841" w:rsidRDefault="00CA0841" w:rsidP="00CA0841"/>
    <w:p w:rsidR="00FE5605" w:rsidRDefault="00FE5605" w:rsidP="00FE5605">
      <w:pPr>
        <w:pStyle w:val="Heading3"/>
      </w:pPr>
      <w:r>
        <w:t xml:space="preserve">User defined </w:t>
      </w:r>
      <w:proofErr w:type="spellStart"/>
      <w:r>
        <w:t>typedef</w:t>
      </w:r>
      <w:proofErr w:type="spellEnd"/>
      <w:r>
        <w:t xml:space="preserve"> definition/declaration </w:t>
      </w:r>
    </w:p>
    <w:p w:rsidR="00FE5605" w:rsidRDefault="00FE5605" w:rsidP="00FE5605">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FE5605" w:rsidTr="00B41868">
        <w:tc>
          <w:tcPr>
            <w:tcW w:w="3348"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993"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r>
      <w:tr w:rsidR="002F7881" w:rsidTr="00B41868">
        <w:tc>
          <w:tcPr>
            <w:tcW w:w="3348" w:type="dxa"/>
          </w:tcPr>
          <w:p w:rsidR="002F7881" w:rsidRDefault="007C24D1" w:rsidP="00B41868">
            <w:pPr>
              <w:spacing w:before="60"/>
              <w:rPr>
                <w:rFonts w:ascii="Arial" w:hAnsi="Arial" w:cs="Arial"/>
                <w:sz w:val="16"/>
              </w:rPr>
            </w:pPr>
            <w:proofErr w:type="spellStart"/>
            <w:r>
              <w:rPr>
                <w:rFonts w:ascii="Arial" w:hAnsi="Arial" w:cs="Arial"/>
                <w:sz w:val="16"/>
              </w:rPr>
              <w:t>CoggingM</w:t>
            </w:r>
            <w:r w:rsidR="002F7881" w:rsidRPr="00DB14A0">
              <w:rPr>
                <w:rFonts w:ascii="Arial" w:hAnsi="Arial" w:cs="Arial"/>
                <w:sz w:val="16"/>
              </w:rPr>
              <w:t>_Amp_Str</w:t>
            </w:r>
            <w:proofErr w:type="spellEnd"/>
            <w:r w:rsidR="002F7881" w:rsidRPr="00DB14A0" w:rsidDel="007434F1">
              <w:rPr>
                <w:rFonts w:ascii="Arial" w:hAnsi="Arial" w:cs="Arial"/>
                <w:sz w:val="16"/>
              </w:rPr>
              <w:t xml:space="preserve"> </w:t>
            </w:r>
          </w:p>
        </w:tc>
        <w:tc>
          <w:tcPr>
            <w:tcW w:w="2160" w:type="dxa"/>
          </w:tcPr>
          <w:p w:rsidR="002F7881" w:rsidRDefault="00671972" w:rsidP="007434F1">
            <w:pPr>
              <w:spacing w:before="60"/>
              <w:rPr>
                <w:rFonts w:ascii="Arial" w:hAnsi="Arial" w:cs="Arial"/>
                <w:sz w:val="16"/>
              </w:rPr>
            </w:pPr>
            <w:r w:rsidRPr="00671972">
              <w:rPr>
                <w:rFonts w:ascii="Arial" w:hAnsi="Arial" w:cs="Arial"/>
                <w:sz w:val="16"/>
              </w:rPr>
              <w:t>CoggingMX_MtrNm_s2p13</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2F7881" w:rsidTr="00B41868">
        <w:tc>
          <w:tcPr>
            <w:tcW w:w="3348" w:type="dxa"/>
          </w:tcPr>
          <w:p w:rsidR="002F7881" w:rsidRPr="007434F1" w:rsidRDefault="002F7881" w:rsidP="00B41868">
            <w:pPr>
              <w:spacing w:before="60"/>
              <w:rPr>
                <w:rFonts w:ascii="Arial" w:hAnsi="Arial" w:cs="Arial"/>
                <w:sz w:val="16"/>
              </w:rPr>
            </w:pPr>
          </w:p>
        </w:tc>
        <w:tc>
          <w:tcPr>
            <w:tcW w:w="2160" w:type="dxa"/>
          </w:tcPr>
          <w:p w:rsidR="002F7881" w:rsidRPr="007434F1" w:rsidRDefault="00671972" w:rsidP="007434F1">
            <w:pPr>
              <w:spacing w:before="60"/>
              <w:rPr>
                <w:rFonts w:ascii="Arial" w:hAnsi="Arial" w:cs="Arial"/>
                <w:sz w:val="16"/>
              </w:rPr>
            </w:pPr>
            <w:r w:rsidRPr="00671972">
              <w:rPr>
                <w:rFonts w:ascii="Arial" w:hAnsi="Arial" w:cs="Arial"/>
                <w:sz w:val="16"/>
              </w:rPr>
              <w:t>CoggingMY_MtrNm_s2p13</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D80DF5" w:rsidTr="00B41868">
        <w:tc>
          <w:tcPr>
            <w:tcW w:w="3348" w:type="dxa"/>
          </w:tcPr>
          <w:p w:rsidR="00D80DF5" w:rsidRPr="007434F1" w:rsidRDefault="00D80DF5" w:rsidP="00D80DF5">
            <w:pPr>
              <w:spacing w:before="60"/>
              <w:rPr>
                <w:rFonts w:ascii="Arial" w:hAnsi="Arial" w:cs="Arial"/>
                <w:sz w:val="16"/>
              </w:rPr>
            </w:pPr>
            <w:proofErr w:type="spellStart"/>
            <w:r w:rsidRPr="00D80DF5">
              <w:rPr>
                <w:rFonts w:ascii="Arial" w:hAnsi="Arial" w:cs="Arial"/>
                <w:sz w:val="16"/>
              </w:rPr>
              <w:t>CogTrqCalPtr</w:t>
            </w:r>
            <w:proofErr w:type="spellEnd"/>
            <w:r>
              <w:rPr>
                <w:rFonts w:ascii="Consolas" w:hAnsi="Consolas" w:cs="Consolas"/>
                <w:color w:val="000000"/>
                <w:sz w:val="20"/>
                <w:szCs w:val="20"/>
                <w:highlight w:val="lightGray"/>
              </w:rPr>
              <w:t xml:space="preserve"> </w:t>
            </w:r>
          </w:p>
        </w:tc>
        <w:tc>
          <w:tcPr>
            <w:tcW w:w="2160" w:type="dxa"/>
          </w:tcPr>
          <w:p w:rsidR="00D80DF5" w:rsidRDefault="00D80DF5" w:rsidP="00A46B57">
            <w:pPr>
              <w:spacing w:before="60"/>
              <w:rPr>
                <w:rFonts w:ascii="Arial" w:hAnsi="Arial" w:cs="Arial"/>
                <w:sz w:val="16"/>
              </w:rPr>
            </w:pPr>
            <w:proofErr w:type="spellStart"/>
            <w:r>
              <w:rPr>
                <w:rFonts w:ascii="Consolas" w:hAnsi="Consolas" w:cs="Consolas"/>
                <w:color w:val="000000"/>
                <w:sz w:val="20"/>
                <w:szCs w:val="20"/>
                <w:highlight w:val="lightGray"/>
              </w:rPr>
              <w:t>Rte_Pim_CogTrqCal</w:t>
            </w:r>
            <w:proofErr w:type="spellEnd"/>
            <w:r>
              <w:rPr>
                <w:rFonts w:ascii="Consolas" w:hAnsi="Consolas" w:cs="Consolas"/>
                <w:color w:val="000000"/>
                <w:sz w:val="20"/>
                <w:szCs w:val="20"/>
              </w:rPr>
              <w:t>()[5</w:t>
            </w:r>
            <w:r w:rsidR="00A46B57">
              <w:rPr>
                <w:rFonts w:ascii="Consolas" w:hAnsi="Consolas" w:cs="Consolas"/>
                <w:color w:val="000000"/>
                <w:sz w:val="20"/>
                <w:szCs w:val="20"/>
              </w:rPr>
              <w:t>12</w:t>
            </w:r>
            <w:r>
              <w:rPr>
                <w:rFonts w:ascii="Consolas" w:hAnsi="Consolas" w:cs="Consolas"/>
                <w:color w:val="000000"/>
                <w:sz w:val="20"/>
                <w:szCs w:val="20"/>
              </w:rPr>
              <w:t>]</w:t>
            </w:r>
          </w:p>
        </w:tc>
        <w:tc>
          <w:tcPr>
            <w:tcW w:w="1440" w:type="dxa"/>
          </w:tcPr>
          <w:p w:rsidR="00D80DF5" w:rsidRDefault="00D80DF5" w:rsidP="00B41868">
            <w:pPr>
              <w:spacing w:before="60"/>
              <w:rPr>
                <w:rFonts w:ascii="Arial" w:hAnsi="Arial" w:cs="Arial"/>
                <w:sz w:val="16"/>
              </w:rPr>
            </w:pPr>
            <w:r>
              <w:rPr>
                <w:rFonts w:ascii="Arial" w:hAnsi="Arial" w:cs="Arial"/>
                <w:sz w:val="16"/>
              </w:rPr>
              <w:t>Uint16</w:t>
            </w:r>
          </w:p>
        </w:tc>
        <w:tc>
          <w:tcPr>
            <w:tcW w:w="992" w:type="dxa"/>
          </w:tcPr>
          <w:p w:rsidR="00D80DF5" w:rsidRDefault="00D80DF5" w:rsidP="00B41868">
            <w:pPr>
              <w:spacing w:before="60"/>
            </w:pPr>
            <w:r>
              <w:t>-1</w:t>
            </w:r>
          </w:p>
        </w:tc>
        <w:tc>
          <w:tcPr>
            <w:tcW w:w="993" w:type="dxa"/>
          </w:tcPr>
          <w:p w:rsidR="00D80DF5" w:rsidRDefault="00D80DF5" w:rsidP="00B41868">
            <w:pPr>
              <w:spacing w:before="60"/>
            </w:pPr>
            <w:r>
              <w:t>1</w:t>
            </w:r>
          </w:p>
        </w:tc>
      </w:tr>
      <w:tr w:rsidR="003E58C8" w:rsidTr="00B41868">
        <w:tc>
          <w:tcPr>
            <w:tcW w:w="3348" w:type="dxa"/>
          </w:tcPr>
          <w:p w:rsidR="003E58C8" w:rsidRPr="00D80DF5" w:rsidRDefault="004302D5" w:rsidP="00D80DF5">
            <w:pPr>
              <w:spacing w:before="60"/>
              <w:rPr>
                <w:rFonts w:ascii="Arial" w:hAnsi="Arial" w:cs="Arial"/>
                <w:sz w:val="16"/>
              </w:rPr>
            </w:pPr>
            <w:proofErr w:type="spellStart"/>
            <w:r w:rsidRPr="00D80DF5">
              <w:rPr>
                <w:rFonts w:ascii="Arial" w:hAnsi="Arial" w:cs="Arial"/>
                <w:sz w:val="16"/>
              </w:rPr>
              <w:t>CogTrqCal</w:t>
            </w:r>
            <w:r>
              <w:rPr>
                <w:rFonts w:ascii="Arial" w:hAnsi="Arial" w:cs="Arial"/>
                <w:sz w:val="16"/>
              </w:rPr>
              <w:t>RplComp</w:t>
            </w:r>
            <w:r w:rsidRPr="00D80DF5">
              <w:rPr>
                <w:rFonts w:ascii="Arial" w:hAnsi="Arial" w:cs="Arial"/>
                <w:sz w:val="16"/>
              </w:rPr>
              <w:t>Ptr</w:t>
            </w:r>
            <w:proofErr w:type="spellEnd"/>
          </w:p>
        </w:tc>
        <w:tc>
          <w:tcPr>
            <w:tcW w:w="2160" w:type="dxa"/>
          </w:tcPr>
          <w:p w:rsidR="003E58C8" w:rsidRDefault="003E58C8" w:rsidP="007434F1">
            <w:pPr>
              <w:spacing w:before="60"/>
              <w:rPr>
                <w:rFonts w:ascii="Consolas" w:hAnsi="Consolas" w:cs="Consolas"/>
                <w:color w:val="000000"/>
                <w:sz w:val="20"/>
                <w:szCs w:val="20"/>
                <w:highlight w:val="lightGray"/>
              </w:rPr>
            </w:pPr>
            <w:proofErr w:type="spellStart"/>
            <w:r w:rsidRPr="003E58C8">
              <w:rPr>
                <w:rFonts w:ascii="Consolas" w:hAnsi="Consolas" w:cs="Consolas"/>
                <w:color w:val="000000"/>
                <w:sz w:val="20"/>
                <w:szCs w:val="20"/>
              </w:rPr>
              <w:t>Rte_Pim_CogTrqRplComp</w:t>
            </w:r>
            <w:proofErr w:type="spellEnd"/>
            <w:r>
              <w:rPr>
                <w:rFonts w:ascii="Consolas" w:hAnsi="Consolas" w:cs="Consolas"/>
                <w:color w:val="000000"/>
                <w:sz w:val="20"/>
                <w:szCs w:val="20"/>
              </w:rPr>
              <w:t>()[9]</w:t>
            </w:r>
          </w:p>
        </w:tc>
        <w:tc>
          <w:tcPr>
            <w:tcW w:w="1440" w:type="dxa"/>
          </w:tcPr>
          <w:p w:rsidR="003E58C8" w:rsidRDefault="003E58C8" w:rsidP="00B41868">
            <w:pPr>
              <w:spacing w:before="60"/>
              <w:rPr>
                <w:rFonts w:ascii="Arial" w:hAnsi="Arial" w:cs="Arial"/>
                <w:sz w:val="16"/>
              </w:rPr>
            </w:pPr>
            <w:r>
              <w:rPr>
                <w:rFonts w:ascii="Arial" w:hAnsi="Arial" w:cs="Arial"/>
                <w:sz w:val="16"/>
              </w:rPr>
              <w:t>Uint16</w:t>
            </w:r>
          </w:p>
        </w:tc>
        <w:tc>
          <w:tcPr>
            <w:tcW w:w="992" w:type="dxa"/>
          </w:tcPr>
          <w:p w:rsidR="003E58C8" w:rsidRDefault="003E58C8" w:rsidP="00B41868">
            <w:pPr>
              <w:spacing w:before="60"/>
            </w:pPr>
            <w:r>
              <w:t>-1</w:t>
            </w:r>
          </w:p>
        </w:tc>
        <w:tc>
          <w:tcPr>
            <w:tcW w:w="993" w:type="dxa"/>
          </w:tcPr>
          <w:p w:rsidR="003E58C8" w:rsidRDefault="003E58C8" w:rsidP="00B41868">
            <w:pPr>
              <w:spacing w:before="60"/>
            </w:pPr>
            <w:r>
              <w:t>1</w:t>
            </w:r>
          </w:p>
        </w:tc>
      </w:tr>
    </w:tbl>
    <w:p w:rsidR="00FE5605" w:rsidRDefault="00FE5605" w:rsidP="00FE5605"/>
    <w:p w:rsidR="00FE5605" w:rsidRDefault="00FE5605" w:rsidP="00FE5605">
      <w:pPr>
        <w:spacing w:after="0"/>
        <w:rPr>
          <w:rFonts w:ascii="Arial" w:hAnsi="Arial"/>
          <w:b/>
          <w:kern w:val="28"/>
          <w:sz w:val="28"/>
        </w:rPr>
      </w:pPr>
    </w:p>
    <w:p w:rsidR="00FE5605" w:rsidRDefault="00FE5605" w:rsidP="00FE5605">
      <w:pPr>
        <w:pStyle w:val="Heading1"/>
      </w:pPr>
      <w:r>
        <w:t>Constant Data Dictionary</w:t>
      </w:r>
    </w:p>
    <w:p w:rsidR="00FE5605" w:rsidRDefault="00FE5605" w:rsidP="00FE5605">
      <w:pPr>
        <w:pStyle w:val="Heading2"/>
      </w:pPr>
      <w:r>
        <w:t>Calibration Constants</w:t>
      </w:r>
    </w:p>
    <w:p w:rsidR="00FE5605" w:rsidRDefault="00FE5605" w:rsidP="00FE5605">
      <w:r>
        <w:t xml:space="preserve">This section lists the calibrations used by the module.  For details on calibration constants, refer to the Data Dictionary for the application.  </w:t>
      </w:r>
    </w:p>
    <w:p w:rsidR="00FE5605" w:rsidRDefault="00FE5605" w:rsidP="00FE5605"/>
    <w:tbl>
      <w:tblPr>
        <w:tblW w:w="5282"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5282"/>
      </w:tblGrid>
      <w:tr w:rsidR="00FE5605" w:rsidTr="00B41868">
        <w:trPr>
          <w:trHeight w:val="384"/>
          <w:jc w:val="center"/>
        </w:trPr>
        <w:tc>
          <w:tcPr>
            <w:tcW w:w="5282" w:type="dxa"/>
            <w:tcBorders>
              <w:top w:val="single" w:sz="6" w:space="0" w:color="auto"/>
              <w:left w:val="single" w:sz="6" w:space="0" w:color="auto"/>
              <w:bottom w:val="single" w:sz="4"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k_Harmonic6th</w:t>
            </w:r>
            <w:r w:rsidR="005D5836">
              <w:t>Elec</w:t>
            </w:r>
            <w:r w:rsidRPr="00683039">
              <w:t>_Uls_f32</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bookmarkStart w:id="10" w:name="OLE_LINK5"/>
            <w:bookmarkStart w:id="11" w:name="OLE_LINK6"/>
            <w:r w:rsidRPr="00683039">
              <w:t>k_Harmonic12th</w:t>
            </w:r>
            <w:r w:rsidR="005D5836">
              <w:t>Elec</w:t>
            </w:r>
            <w:r w:rsidRPr="00683039">
              <w:t>_Uls_f32</w:t>
            </w:r>
            <w:bookmarkEnd w:id="10"/>
            <w:bookmarkEnd w:id="11"/>
          </w:p>
        </w:tc>
      </w:tr>
      <w:tr w:rsidR="00D01CB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D01CB2" w:rsidRPr="00683039" w:rsidRDefault="00D01CB2" w:rsidP="00D01CB2">
            <w:r w:rsidRPr="00683039">
              <w:t>k_Harmonic1</w:t>
            </w:r>
            <w:r>
              <w:t>8</w:t>
            </w:r>
            <w:r w:rsidRPr="00683039">
              <w:t>th</w:t>
            </w:r>
            <w:r>
              <w:t>Elec</w:t>
            </w:r>
            <w:r w:rsidRPr="00683039">
              <w:t>_Uls_f32</w:t>
            </w:r>
          </w:p>
        </w:tc>
      </w:tr>
      <w:tr w:rsidR="008555F1"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t_MtrCurrQaxRpl_Amp_u9p7</w:t>
            </w:r>
            <w:r>
              <w:t>[]</w:t>
            </w:r>
          </w:p>
        </w:tc>
      </w:tr>
      <w:tr w:rsidR="008555F1"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t_MtrCurrDaxRpl_Amp_u9p7</w:t>
            </w:r>
            <w:r>
              <w:t>[]</w:t>
            </w:r>
          </w:p>
        </w:tc>
      </w:tr>
      <w:tr w:rsidR="00F6083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B41868">
            <w:r w:rsidRPr="000F04EF">
              <w:t>t2_MtrTrqRpl6X_MtrNm_s2p13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B41868">
            <w:r>
              <w:t>t2_MtrTrqRpl6Y</w:t>
            </w:r>
            <w:r w:rsidRPr="000F04EF">
              <w:t>_MtrNm_s2p13</w:t>
            </w:r>
          </w:p>
        </w:tc>
      </w:tr>
      <w:tr w:rsidR="00F6083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F60832">
            <w:bookmarkStart w:id="12" w:name="_Hlk358190609"/>
            <w:r w:rsidRPr="000F04EF">
              <w:t>t2_MtrTrqRpl</w:t>
            </w:r>
            <w:r>
              <w:t>12</w:t>
            </w:r>
            <w:r w:rsidRPr="000F04EF">
              <w:t>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F60832">
            <w:r w:rsidRPr="000F04EF">
              <w:t>t2_MtrTrqRpl</w:t>
            </w:r>
            <w:r>
              <w:t>12Y</w:t>
            </w:r>
            <w:r w:rsidRPr="000F04EF">
              <w:t>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8555F1" w:rsidRDefault="00F60832" w:rsidP="00F60832">
            <w:r w:rsidRPr="000F04EF">
              <w:t>t2_MtrTrqRpl</w:t>
            </w:r>
            <w:r>
              <w:t>18</w:t>
            </w:r>
            <w:r w:rsidRPr="000F04EF">
              <w:t>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8555F1" w:rsidRDefault="00F60832" w:rsidP="00F60832">
            <w:r w:rsidRPr="000F04EF">
              <w:t>t2_MtrTrqRpl</w:t>
            </w:r>
            <w:r>
              <w:t>18Y</w:t>
            </w:r>
            <w:r w:rsidRPr="000F04EF">
              <w:t>_MtrNm_s2p13</w:t>
            </w:r>
          </w:p>
        </w:tc>
      </w:tr>
      <w:bookmarkEnd w:id="12"/>
      <w:tr w:rsidR="00FE5605" w:rsidRPr="00D01CB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7416B" w:rsidRDefault="00683039" w:rsidP="00B41868">
            <w:pPr>
              <w:rPr>
                <w:lang w:val="fr-FR"/>
              </w:rPr>
            </w:pPr>
            <w:r w:rsidRPr="00E7416B">
              <w:rPr>
                <w:lang w:val="fr-FR"/>
              </w:rPr>
              <w:t>t_MtrVelX_MtrRadpS_T_</w:t>
            </w:r>
            <w:proofErr w:type="gramStart"/>
            <w:r w:rsidRPr="00E7416B">
              <w:rPr>
                <w:lang w:val="fr-FR"/>
              </w:rPr>
              <w:t>u14p2[</w:t>
            </w:r>
            <w:proofErr w:type="gramEnd"/>
            <w:r w:rsidRPr="00E7416B">
              <w:rPr>
                <w:lang w:val="fr-FR"/>
              </w:rPr>
              <w:t>10]</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t_MtrTrqCancPIMagRP_Uls_u6p10[10]</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t_MtrTrqCancPIPhRP_Rev_u0p16[10]</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F60832" w:rsidP="00B41868">
            <w:r w:rsidRPr="00F60832">
              <w:t>t_MtrTrqCmdPIY_MtrNm_u5p11</w:t>
            </w:r>
            <w:r w:rsidRPr="00F60832" w:rsidDel="00F60832">
              <w:t xml:space="preserve"> </w:t>
            </w:r>
            <w:r w:rsidR="007A6B94">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t2_MtrTrqCancPIMagRP_Uls_u6p10</w:t>
            </w:r>
            <w:r>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t2_MtrTrqCancPIPhRP_Rev_u0p16</w:t>
            </w:r>
            <w:r>
              <w:t>[]</w:t>
            </w:r>
          </w:p>
        </w:tc>
      </w:tr>
    </w:tbl>
    <w:p w:rsidR="00FE5605" w:rsidRDefault="00FE5605" w:rsidP="00FE5605">
      <w:pPr>
        <w:pStyle w:val="Heading2"/>
        <w:pageBreakBefore/>
      </w:pPr>
      <w:proofErr w:type="gramStart"/>
      <w:r>
        <w:lastRenderedPageBreak/>
        <w:t>Program(</w:t>
      </w:r>
      <w:proofErr w:type="gramEnd"/>
      <w:r>
        <w:t>fixed) Constants</w:t>
      </w:r>
    </w:p>
    <w:p w:rsidR="00FE5605" w:rsidRDefault="00FE5605" w:rsidP="00FE5605">
      <w:pPr>
        <w:pStyle w:val="Heading3"/>
      </w:pPr>
      <w:r>
        <w:t>Embedded Constants</w:t>
      </w:r>
    </w:p>
    <w:p w:rsidR="00FE5605" w:rsidRDefault="00FE5605" w:rsidP="00FE5605">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FE5605" w:rsidRDefault="00FE5605" w:rsidP="00FE5605">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FE5605" w:rsidTr="00B41868">
        <w:tc>
          <w:tcPr>
            <w:tcW w:w="388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D_SQRT3OVR2_ULS_F32</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0.866025403784</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D_6HARMONICNO_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0D71B6"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D_12HARMONICNO_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FE5605"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12</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D_COGGINGTBLRES_F32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81.48733</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D_MAXTBLVALUE_CNT_u16</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511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10430.3783505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D_30DEGREES_CNT_U16</w:t>
            </w:r>
            <w:r w:rsidRPr="000D71B6">
              <w:rPr>
                <w:rFonts w:ascii="Arial" w:hAnsi="Arial" w:cs="Arial"/>
                <w:sz w:val="16"/>
              </w:rPr>
              <w:tab/>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5461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D_DEG2RAD_ULS_F32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AB0064">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0.0174532925199</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D_REVWITHROUND_ULS_F32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65536.5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2440AC" w:rsidP="00B41868">
            <w:pPr>
              <w:spacing w:before="60"/>
              <w:rPr>
                <w:rFonts w:ascii="Arial" w:hAnsi="Arial" w:cs="Arial"/>
                <w:sz w:val="16"/>
              </w:rPr>
            </w:pPr>
            <w:r w:rsidRPr="002440AC">
              <w:rPr>
                <w:rFonts w:ascii="Arial" w:hAnsi="Arial" w:cs="Arial"/>
                <w:sz w:val="16"/>
              </w:rPr>
              <w:t>D_ONEHALF_ULS_F32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bookmarkStart w:id="13" w:name="OLE_LINK17"/>
            <w:r>
              <w:rPr>
                <w:rFonts w:ascii="Arial" w:hAnsi="Arial" w:cs="Arial"/>
                <w:sz w:val="16"/>
              </w:rPr>
              <w:t>Counts</w:t>
            </w:r>
            <w:bookmarkEnd w:id="13"/>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w:t>
            </w:r>
          </w:p>
        </w:tc>
      </w:tr>
      <w:tr w:rsidR="006C30C2" w:rsidTr="00B41868">
        <w:tc>
          <w:tcPr>
            <w:tcW w:w="3888" w:type="dxa"/>
            <w:tcBorders>
              <w:top w:val="single" w:sz="6" w:space="0" w:color="auto"/>
              <w:left w:val="single" w:sz="6" w:space="0" w:color="auto"/>
              <w:bottom w:val="single" w:sz="6" w:space="0" w:color="auto"/>
              <w:right w:val="single" w:sz="6" w:space="0" w:color="auto"/>
            </w:tcBorders>
          </w:tcPr>
          <w:p w:rsidR="006C30C2" w:rsidRPr="000D71B6" w:rsidRDefault="006C30C2" w:rsidP="00B41868">
            <w:pPr>
              <w:spacing w:before="60"/>
              <w:rPr>
                <w:rFonts w:ascii="Arial" w:hAnsi="Arial" w:cs="Arial"/>
                <w:sz w:val="16"/>
              </w:rPr>
            </w:pPr>
            <w:r w:rsidRPr="006C30C2">
              <w:rPr>
                <w:rFonts w:ascii="Arial" w:hAnsi="Arial" w:cs="Arial"/>
                <w:sz w:val="16"/>
              </w:rPr>
              <w:t>D_COGTRQ_LOOPLMT</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B41868">
            <w:pPr>
              <w:spacing w:before="60"/>
              <w:rPr>
                <w:rFonts w:ascii="Arial" w:hAnsi="Arial" w:cs="Arial"/>
                <w:sz w:val="16"/>
              </w:rPr>
            </w:pPr>
            <w:bookmarkStart w:id="14" w:name="OLE_LINK13"/>
            <w:bookmarkStart w:id="15" w:name="OLE_LINK14"/>
            <w:r>
              <w:rPr>
                <w:rFonts w:ascii="Arial" w:hAnsi="Arial" w:cs="Arial"/>
                <w:sz w:val="16"/>
              </w:rPr>
              <w:t>Unit less</w:t>
            </w:r>
            <w:bookmarkEnd w:id="14"/>
            <w:bookmarkEnd w:id="15"/>
          </w:p>
        </w:tc>
        <w:tc>
          <w:tcPr>
            <w:tcW w:w="1680" w:type="dxa"/>
            <w:tcBorders>
              <w:top w:val="single" w:sz="6" w:space="0" w:color="auto"/>
              <w:left w:val="single" w:sz="6" w:space="0" w:color="auto"/>
              <w:bottom w:val="single" w:sz="6" w:space="0" w:color="auto"/>
              <w:right w:val="single" w:sz="6" w:space="0" w:color="auto"/>
            </w:tcBorders>
          </w:tcPr>
          <w:p w:rsidR="006C30C2" w:rsidRPr="000D71B6" w:rsidRDefault="00FA5C3C" w:rsidP="00B41868">
            <w:pPr>
              <w:spacing w:before="60"/>
              <w:rPr>
                <w:rFonts w:ascii="Arial" w:hAnsi="Arial" w:cs="Arial"/>
                <w:sz w:val="16"/>
              </w:rPr>
            </w:pPr>
            <w:r>
              <w:rPr>
                <w:rFonts w:ascii="Arial" w:hAnsi="Arial" w:cs="Arial"/>
                <w:sz w:val="16"/>
              </w:rPr>
              <w:t>128</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6C30C2" w:rsidRDefault="00DB14A0" w:rsidP="00B41868">
            <w:pPr>
              <w:spacing w:before="60"/>
              <w:rPr>
                <w:rFonts w:ascii="Arial" w:hAnsi="Arial" w:cs="Arial"/>
                <w:sz w:val="16"/>
              </w:rPr>
            </w:pPr>
            <w:r w:rsidRPr="00DB14A0">
              <w:rPr>
                <w:rFonts w:ascii="Arial" w:hAnsi="Arial" w:cs="Arial"/>
                <w:sz w:val="16"/>
              </w:rPr>
              <w:t>D_DAXRPLTBLSZ_CNT_U8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TableSize_m</w:t>
            </w:r>
            <w:proofErr w:type="spellEnd"/>
            <w:r w:rsidRPr="00DB14A0">
              <w:rPr>
                <w:rFonts w:ascii="Arial" w:hAnsi="Arial" w:cs="Arial"/>
                <w:sz w:val="16"/>
              </w:rPr>
              <w:t>(t_MtrCurrDaxRpl_Amp_u9p7)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D_QAXRPLTBLSZ_CNT_U8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w:t>
            </w:r>
            <w:r>
              <w:rPr>
                <w:rFonts w:ascii="Arial" w:hAnsi="Arial" w:cs="Arial"/>
                <w:sz w:val="16"/>
              </w:rPr>
              <w:t>leSize_m</w:t>
            </w:r>
            <w:proofErr w:type="spellEnd"/>
            <w:r>
              <w:rPr>
                <w:rFonts w:ascii="Arial" w:hAnsi="Arial" w:cs="Arial"/>
                <w:sz w:val="16"/>
              </w:rPr>
              <w:t>(t_MtrCurrQ</w:t>
            </w:r>
            <w:r w:rsidRPr="00DB14A0">
              <w:rPr>
                <w:rFonts w:ascii="Arial" w:hAnsi="Arial" w:cs="Arial"/>
                <w:sz w:val="16"/>
              </w:rPr>
              <w:t>axRpl_Amp_u9p7)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lastRenderedPageBreak/>
              <w:t>D_COGTRQRPL_LOOPLMT</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3U</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D_NOOFHARMONIC_CNT_U8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9U</w:t>
            </w:r>
          </w:p>
        </w:tc>
      </w:tr>
      <w:tr w:rsidR="008C6869" w:rsidTr="00B41868">
        <w:tc>
          <w:tcPr>
            <w:tcW w:w="3888" w:type="dxa"/>
            <w:tcBorders>
              <w:top w:val="single" w:sz="6" w:space="0" w:color="auto"/>
              <w:left w:val="single" w:sz="6" w:space="0" w:color="auto"/>
              <w:bottom w:val="single" w:sz="6" w:space="0" w:color="auto"/>
              <w:right w:val="single" w:sz="6" w:space="0" w:color="auto"/>
            </w:tcBorders>
          </w:tcPr>
          <w:p w:rsidR="008C6869" w:rsidRPr="00DB14A0" w:rsidRDefault="008C6869" w:rsidP="00B41868">
            <w:pPr>
              <w:spacing w:before="60"/>
              <w:rPr>
                <w:rFonts w:ascii="Arial" w:hAnsi="Arial" w:cs="Arial"/>
                <w:sz w:val="16"/>
              </w:rPr>
            </w:pPr>
            <w:r w:rsidRPr="008C6869">
              <w:rPr>
                <w:rFonts w:ascii="Arial" w:hAnsi="Arial" w:cs="Arial"/>
                <w:sz w:val="16"/>
              </w:rPr>
              <w:t>D_MINCOGRANGE_NM_S5P10</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rFonts w:ascii="Arial" w:hAnsi="Arial" w:cs="Arial"/>
                <w:sz w:val="16"/>
              </w:rPr>
            </w:pPr>
            <w:bookmarkStart w:id="16" w:name="OLE_LINK28"/>
            <w:bookmarkStart w:id="17" w:name="OLE_LINK29"/>
            <w:r>
              <w:rPr>
                <w:rFonts w:ascii="Arial" w:hAnsi="Arial" w:cs="Arial"/>
                <w:sz w:val="16"/>
              </w:rPr>
              <w:t>S5P10_T</w:t>
            </w:r>
            <w:bookmarkEnd w:id="16"/>
            <w:bookmarkEnd w:id="17"/>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rFonts w:ascii="Arial" w:hAnsi="Arial" w:cs="Arial"/>
                <w:sz w:val="16"/>
              </w:rPr>
            </w:pPr>
            <w:r>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8C6869" w:rsidRDefault="004F0FA2" w:rsidP="00B41868">
            <w:pPr>
              <w:spacing w:before="60"/>
              <w:rPr>
                <w:rFonts w:ascii="Arial" w:hAnsi="Arial" w:cs="Arial"/>
                <w:sz w:val="16"/>
              </w:rPr>
            </w:pPr>
            <w:r>
              <w:rPr>
                <w:rFonts w:ascii="Arial" w:hAnsi="Arial" w:cs="Arial"/>
                <w:sz w:val="16"/>
              </w:rPr>
              <w:t>-</w:t>
            </w:r>
            <w:r w:rsidR="008C6869">
              <w:rPr>
                <w:rFonts w:ascii="Arial" w:hAnsi="Arial" w:cs="Arial"/>
                <w:sz w:val="16"/>
              </w:rPr>
              <w:t>0.1</w:t>
            </w:r>
          </w:p>
        </w:tc>
      </w:tr>
      <w:tr w:rsidR="008C6869" w:rsidTr="00B41868">
        <w:tc>
          <w:tcPr>
            <w:tcW w:w="3888" w:type="dxa"/>
            <w:tcBorders>
              <w:top w:val="single" w:sz="6" w:space="0" w:color="auto"/>
              <w:left w:val="single" w:sz="6" w:space="0" w:color="auto"/>
              <w:bottom w:val="single" w:sz="6" w:space="0" w:color="auto"/>
              <w:right w:val="single" w:sz="6" w:space="0" w:color="auto"/>
            </w:tcBorders>
          </w:tcPr>
          <w:p w:rsidR="008C6869" w:rsidRPr="008C6869" w:rsidRDefault="008C6869" w:rsidP="00B41868">
            <w:pPr>
              <w:spacing w:before="60"/>
              <w:rPr>
                <w:rFonts w:ascii="Arial" w:hAnsi="Arial" w:cs="Arial"/>
                <w:sz w:val="16"/>
              </w:rPr>
            </w:pPr>
            <w:r w:rsidRPr="008C6869">
              <w:rPr>
                <w:rFonts w:ascii="Arial" w:hAnsi="Arial" w:cs="Arial"/>
                <w:sz w:val="16"/>
              </w:rPr>
              <w:t>D_MINCOGRANGE_NM_S5P10</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rFonts w:ascii="Arial" w:hAnsi="Arial" w:cs="Arial"/>
                <w:sz w:val="16"/>
              </w:rPr>
            </w:pPr>
            <w:r>
              <w:rPr>
                <w:rFonts w:ascii="Arial" w:hAnsi="Arial" w:cs="Arial"/>
                <w:sz w:val="16"/>
              </w:rPr>
              <w:t>S5P10_T</w:t>
            </w:r>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rFonts w:ascii="Arial" w:hAnsi="Arial" w:cs="Arial"/>
                <w:sz w:val="16"/>
              </w:rPr>
            </w:pPr>
            <w:r>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B41868">
            <w:pPr>
              <w:spacing w:before="60"/>
              <w:rPr>
                <w:rFonts w:ascii="Arial" w:hAnsi="Arial" w:cs="Arial"/>
                <w:sz w:val="16"/>
              </w:rPr>
            </w:pPr>
            <w:r>
              <w:rPr>
                <w:rFonts w:ascii="Arial" w:hAnsi="Arial" w:cs="Arial"/>
                <w:sz w:val="16"/>
              </w:rPr>
              <w:t>0.1</w:t>
            </w:r>
          </w:p>
        </w:tc>
      </w:tr>
      <w:tr w:rsidR="00E60431" w:rsidTr="00B41868">
        <w:tc>
          <w:tcPr>
            <w:tcW w:w="3888" w:type="dxa"/>
            <w:tcBorders>
              <w:top w:val="single" w:sz="6" w:space="0" w:color="auto"/>
              <w:left w:val="single" w:sz="6" w:space="0" w:color="auto"/>
              <w:bottom w:val="single" w:sz="6" w:space="0" w:color="auto"/>
              <w:right w:val="single" w:sz="6" w:space="0" w:color="auto"/>
            </w:tcBorders>
          </w:tcPr>
          <w:p w:rsidR="00E60431" w:rsidRPr="008C6869" w:rsidRDefault="00E60431" w:rsidP="00E60431">
            <w:pPr>
              <w:spacing w:before="60"/>
              <w:rPr>
                <w:rFonts w:ascii="Arial" w:hAnsi="Arial" w:cs="Arial"/>
                <w:sz w:val="16"/>
              </w:rPr>
            </w:pPr>
            <w:r w:rsidRPr="00505476">
              <w:t xml:space="preserve">D_MINCOGRANGE_NM_S2P13                 </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6C30C2">
            <w:pPr>
              <w:spacing w:before="60"/>
              <w:rPr>
                <w:rFonts w:ascii="Arial" w:hAnsi="Arial" w:cs="Arial"/>
                <w:sz w:val="16"/>
              </w:rPr>
            </w:pPr>
            <w:r>
              <w:rPr>
                <w:rFonts w:ascii="Arial" w:hAnsi="Arial" w:cs="Arial"/>
                <w:sz w:val="16"/>
              </w:rPr>
              <w:t>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r w:rsidRPr="00343C6A">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proofErr w:type="spellStart"/>
            <w:r w:rsidRPr="00505476">
              <w:t>FPM_InitFixedPoint_m</w:t>
            </w:r>
            <w:proofErr w:type="spellEnd"/>
            <w:r w:rsidRPr="00505476">
              <w:t>(-0.1,s2p13_T)</w:t>
            </w:r>
          </w:p>
        </w:tc>
      </w:tr>
      <w:tr w:rsidR="00E60431" w:rsidTr="00B41868">
        <w:tc>
          <w:tcPr>
            <w:tcW w:w="3888" w:type="dxa"/>
            <w:tcBorders>
              <w:top w:val="single" w:sz="6" w:space="0" w:color="auto"/>
              <w:left w:val="single" w:sz="6" w:space="0" w:color="auto"/>
              <w:bottom w:val="single" w:sz="6" w:space="0" w:color="auto"/>
              <w:right w:val="single" w:sz="6" w:space="0" w:color="auto"/>
            </w:tcBorders>
          </w:tcPr>
          <w:p w:rsidR="00E60431" w:rsidRPr="008C6869" w:rsidRDefault="00E60431" w:rsidP="00B41868">
            <w:pPr>
              <w:spacing w:before="60"/>
              <w:rPr>
                <w:rFonts w:ascii="Arial" w:hAnsi="Arial" w:cs="Arial"/>
                <w:sz w:val="16"/>
              </w:rPr>
            </w:pPr>
            <w:r w:rsidRPr="00505476">
              <w:t>D_MAXCOGRANGE_NM_S2P13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6C30C2">
            <w:pPr>
              <w:spacing w:before="60"/>
              <w:rPr>
                <w:rFonts w:ascii="Arial" w:hAnsi="Arial" w:cs="Arial"/>
                <w:sz w:val="16"/>
              </w:rPr>
            </w:pPr>
            <w:r>
              <w:rPr>
                <w:rFonts w:ascii="Arial" w:hAnsi="Arial" w:cs="Arial"/>
                <w:sz w:val="16"/>
              </w:rPr>
              <w:t>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r w:rsidRPr="00343C6A">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proofErr w:type="spellStart"/>
            <w:r>
              <w:t>FPM_InitFixedPoint_m</w:t>
            </w:r>
            <w:proofErr w:type="spellEnd"/>
            <w:r>
              <w:t>(</w:t>
            </w:r>
            <w:r w:rsidRPr="00505476">
              <w:t>0.1,s2p13_T)</w:t>
            </w:r>
          </w:p>
        </w:tc>
      </w:tr>
      <w:tr w:rsidR="00A46A35" w:rsidTr="00B41868">
        <w:tc>
          <w:tcPr>
            <w:tcW w:w="3888" w:type="dxa"/>
            <w:tcBorders>
              <w:top w:val="single" w:sz="6" w:space="0" w:color="auto"/>
              <w:left w:val="single" w:sz="6" w:space="0" w:color="auto"/>
              <w:bottom w:val="single" w:sz="6" w:space="0" w:color="auto"/>
              <w:right w:val="single" w:sz="6" w:space="0" w:color="auto"/>
            </w:tcBorders>
          </w:tcPr>
          <w:p w:rsidR="00A46A35" w:rsidRPr="008C6869" w:rsidRDefault="00A46A35" w:rsidP="00E60431">
            <w:pPr>
              <w:spacing w:before="60"/>
              <w:rPr>
                <w:rFonts w:ascii="Arial" w:hAnsi="Arial" w:cs="Arial"/>
                <w:sz w:val="16"/>
              </w:rPr>
            </w:pPr>
            <w:r w:rsidRPr="00E60431">
              <w:rPr>
                <w:rFonts w:ascii="Arial" w:hAnsi="Arial" w:cs="Arial"/>
                <w:sz w:val="16"/>
              </w:rPr>
              <w:t xml:space="preserve">D_MINTRQRANGE_NM_F32                    </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6C30C2">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36204F">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E60431">
              <w:rPr>
                <w:rFonts w:ascii="Arial" w:hAnsi="Arial" w:cs="Arial"/>
                <w:sz w:val="16"/>
              </w:rPr>
              <w:t>(-0.5F)</w:t>
            </w:r>
          </w:p>
        </w:tc>
      </w:tr>
      <w:tr w:rsidR="00A46A35" w:rsidTr="00B41868">
        <w:tc>
          <w:tcPr>
            <w:tcW w:w="3888" w:type="dxa"/>
            <w:tcBorders>
              <w:top w:val="single" w:sz="6" w:space="0" w:color="auto"/>
              <w:left w:val="single" w:sz="6" w:space="0" w:color="auto"/>
              <w:bottom w:val="single" w:sz="6" w:space="0" w:color="auto"/>
              <w:right w:val="single" w:sz="6" w:space="0" w:color="auto"/>
            </w:tcBorders>
          </w:tcPr>
          <w:p w:rsidR="00A46A35" w:rsidRPr="008C6869" w:rsidRDefault="00A46A35" w:rsidP="00E60431">
            <w:pPr>
              <w:spacing w:before="60"/>
              <w:rPr>
                <w:rFonts w:ascii="Arial" w:hAnsi="Arial" w:cs="Arial"/>
                <w:sz w:val="16"/>
              </w:rPr>
            </w:pPr>
            <w:r w:rsidRPr="00E60431">
              <w:rPr>
                <w:rFonts w:ascii="Arial" w:hAnsi="Arial" w:cs="Arial"/>
                <w:sz w:val="16"/>
              </w:rPr>
              <w:t>D_M</w:t>
            </w:r>
            <w:r>
              <w:rPr>
                <w:rFonts w:ascii="Arial" w:hAnsi="Arial" w:cs="Arial"/>
                <w:sz w:val="16"/>
              </w:rPr>
              <w:t>AX</w:t>
            </w:r>
            <w:r w:rsidRPr="00E60431">
              <w:rPr>
                <w:rFonts w:ascii="Arial" w:hAnsi="Arial" w:cs="Arial"/>
                <w:sz w:val="16"/>
              </w:rPr>
              <w:t xml:space="preserve">TRQRANGE_NM_F32                    </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6C30C2">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36204F">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E60431">
              <w:rPr>
                <w:rFonts w:ascii="Arial" w:hAnsi="Arial" w:cs="Arial"/>
                <w:sz w:val="16"/>
              </w:rPr>
              <w:t>(-0.5F)</w:t>
            </w:r>
          </w:p>
        </w:tc>
      </w:tr>
    </w:tbl>
    <w:p w:rsidR="00FE5605" w:rsidRDefault="00FE5605" w:rsidP="0011656D">
      <w:pPr>
        <w:pStyle w:val="Heading4"/>
        <w:pageBreakBefore/>
        <w:numPr>
          <w:ilvl w:val="0"/>
          <w:numId w:val="0"/>
        </w:numPr>
        <w:ind w:left="864" w:hanging="864"/>
      </w:pPr>
    </w:p>
    <w:p w:rsidR="00FE5605" w:rsidRDefault="00FE5605" w:rsidP="00FE5605">
      <w:pPr>
        <w:pStyle w:val="Heading4"/>
      </w:pPr>
      <w:r>
        <w:t>Global</w:t>
      </w:r>
    </w:p>
    <w:p w:rsidR="00FE5605" w:rsidRDefault="00FE5605" w:rsidP="00FE5605">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FE5605" w:rsidRDefault="00197592" w:rsidP="00B41868">
            <w:pPr>
              <w:tabs>
                <w:tab w:val="center" w:pos="2196"/>
              </w:tabs>
              <w:spacing w:before="60"/>
              <w:rPr>
                <w:rFonts w:ascii="Arial" w:hAnsi="Arial" w:cs="Arial"/>
                <w:sz w:val="16"/>
              </w:rPr>
            </w:pPr>
            <w:r w:rsidRPr="00197592">
              <w:rPr>
                <w:rFonts w:ascii="Arial" w:hAnsi="Arial" w:cs="Arial"/>
                <w:sz w:val="16"/>
              </w:rPr>
              <w:t>D_2PI_ULS_F32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D_ONE_ULS_F32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D_ZERO_ULS_F32</w:t>
            </w:r>
          </w:p>
        </w:tc>
      </w:tr>
    </w:tbl>
    <w:p w:rsidR="00074530" w:rsidRDefault="00074530" w:rsidP="00074530">
      <w:pPr>
        <w:pStyle w:val="Heading3"/>
        <w:numPr>
          <w:ilvl w:val="0"/>
          <w:numId w:val="0"/>
        </w:numPr>
        <w:ind w:left="720"/>
      </w:pPr>
    </w:p>
    <w:p w:rsidR="00074530" w:rsidRPr="00074530" w:rsidRDefault="00074530" w:rsidP="00074530"/>
    <w:p w:rsidR="00FE5605" w:rsidRDefault="00FE5605" w:rsidP="00FE5605">
      <w:pPr>
        <w:pStyle w:val="Heading3"/>
      </w:pPr>
      <w:r>
        <w:t>Module specific Lookup Tables Constants</w:t>
      </w:r>
    </w:p>
    <w:p w:rsidR="00FE5605" w:rsidRDefault="00FE5605" w:rsidP="00FE5605">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FE5605" w:rsidTr="00B41868">
        <w:tc>
          <w:tcPr>
            <w:tcW w:w="289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Tr="00B41868">
        <w:tc>
          <w:tcPr>
            <w:tcW w:w="2898"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sidRPr="00AE6317">
              <w:rPr>
                <w:rFonts w:ascii="Arial" w:hAnsi="Arial" w:cs="Arial"/>
                <w:sz w:val="16"/>
              </w:rPr>
              <w:t>t_SinTbl_Cnt_u16</w:t>
            </w:r>
          </w:p>
        </w:tc>
        <w:tc>
          <w:tcPr>
            <w:tcW w:w="99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t>Uint16</w:t>
            </w:r>
          </w:p>
        </w:tc>
        <w:tc>
          <w:tcPr>
            <w:tcW w:w="360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50.4pt" o:ole="">
                  <v:imagedata r:id="rId10" o:title=""/>
                </v:shape>
                <o:OLEObject Type="Embed" ProgID="WordPad.Document.1" ShapeID="_x0000_i1025" DrawAspect="Icon" ObjectID="_1501587821" r:id="rId11"/>
              </w:object>
            </w:r>
          </w:p>
        </w:tc>
        <w:tc>
          <w:tcPr>
            <w:tcW w:w="1440" w:type="dxa"/>
            <w:tcBorders>
              <w:top w:val="single" w:sz="6" w:space="0" w:color="auto"/>
              <w:left w:val="single" w:sz="6" w:space="0" w:color="auto"/>
              <w:bottom w:val="single" w:sz="6" w:space="0" w:color="auto"/>
              <w:right w:val="single" w:sz="6" w:space="0" w:color="auto"/>
            </w:tcBorders>
          </w:tcPr>
          <w:p w:rsidR="00FE5605" w:rsidRDefault="00AE6317" w:rsidP="00AE6317">
            <w:pPr>
              <w:spacing w:before="60"/>
              <w:jc w:val="center"/>
              <w:rPr>
                <w:rFonts w:ascii="Arial" w:hAnsi="Arial" w:cs="Arial"/>
                <w:sz w:val="16"/>
              </w:rPr>
            </w:pPr>
            <w:r w:rsidRPr="00AE6317">
              <w:rPr>
                <w:rFonts w:ascii="Arial" w:hAnsi="Arial" w:cs="Arial"/>
                <w:sz w:val="16"/>
              </w:rPr>
              <w:t>TRQCANC_START_SEC_CONST_16</w:t>
            </w:r>
          </w:p>
        </w:tc>
      </w:tr>
    </w:tbl>
    <w:p w:rsidR="00FE5605" w:rsidRDefault="00FE5605" w:rsidP="00FE5605"/>
    <w:p w:rsidR="00FE5605" w:rsidRDefault="00FE5605" w:rsidP="00FE5605">
      <w:pPr>
        <w:pStyle w:val="Heading1"/>
      </w:pPr>
      <w:r>
        <w:br w:type="page"/>
      </w:r>
      <w:r>
        <w:lastRenderedPageBreak/>
        <w:t xml:space="preserve">Functions/Macros used by the Sub-Modules </w:t>
      </w:r>
    </w:p>
    <w:p w:rsidR="00FE5605" w:rsidRDefault="00FE5605" w:rsidP="00FE5605">
      <w:pPr>
        <w:pStyle w:val="Heading2"/>
      </w:pPr>
      <w:r>
        <w:t xml:space="preserve">Library Functions / Macros </w:t>
      </w:r>
    </w:p>
    <w:p w:rsidR="00FE5605" w:rsidRDefault="00FE5605" w:rsidP="00FE5605">
      <w:r>
        <w:t>The library and functions / Macros that are called by the various sub modules are identified below,</w:t>
      </w:r>
    </w:p>
    <w:p w:rsidR="00D5055C" w:rsidRDefault="00D5055C" w:rsidP="00FE5605">
      <w:pPr>
        <w:numPr>
          <w:ilvl w:val="0"/>
          <w:numId w:val="4"/>
        </w:numPr>
        <w:spacing w:after="120" w:line="240" w:lineRule="auto"/>
      </w:pPr>
      <w:r w:rsidRPr="00D5055C">
        <w:tab/>
        <w:t>Abs_s16_m</w:t>
      </w:r>
    </w:p>
    <w:p w:rsidR="00FE5605" w:rsidRDefault="00074530" w:rsidP="00FE5605">
      <w:pPr>
        <w:numPr>
          <w:ilvl w:val="0"/>
          <w:numId w:val="4"/>
        </w:numPr>
        <w:spacing w:after="120" w:line="240" w:lineRule="auto"/>
      </w:pPr>
      <w:proofErr w:type="spellStart"/>
      <w:r w:rsidRPr="00074530">
        <w:t>FPM_FloatToFixed_m</w:t>
      </w:r>
      <w:proofErr w:type="spellEnd"/>
    </w:p>
    <w:p w:rsidR="00074530" w:rsidRDefault="00074530" w:rsidP="00FE5605">
      <w:pPr>
        <w:numPr>
          <w:ilvl w:val="0"/>
          <w:numId w:val="4"/>
        </w:numPr>
        <w:spacing w:after="120" w:line="240" w:lineRule="auto"/>
      </w:pPr>
      <w:proofErr w:type="spellStart"/>
      <w:r w:rsidRPr="00074530">
        <w:t>TableSize_m</w:t>
      </w:r>
      <w:proofErr w:type="spellEnd"/>
    </w:p>
    <w:p w:rsidR="00074530" w:rsidRDefault="00074530" w:rsidP="00FE5605">
      <w:pPr>
        <w:numPr>
          <w:ilvl w:val="0"/>
          <w:numId w:val="4"/>
        </w:numPr>
        <w:spacing w:after="120" w:line="240" w:lineRule="auto"/>
      </w:pPr>
      <w:proofErr w:type="spellStart"/>
      <w:r w:rsidRPr="00074530">
        <w:t>FPM_FixedToFloat_m</w:t>
      </w:r>
      <w:proofErr w:type="spellEnd"/>
    </w:p>
    <w:p w:rsidR="00074530" w:rsidRDefault="00074530" w:rsidP="00FE5605">
      <w:pPr>
        <w:numPr>
          <w:ilvl w:val="0"/>
          <w:numId w:val="4"/>
        </w:numPr>
        <w:spacing w:after="120" w:line="240" w:lineRule="auto"/>
      </w:pPr>
      <w:r w:rsidRPr="00074530">
        <w:t>IntplVarXY_u16_u16Xu16Y_Cnt</w:t>
      </w:r>
    </w:p>
    <w:p w:rsidR="008555F1" w:rsidRDefault="008555F1" w:rsidP="00FE5605">
      <w:pPr>
        <w:numPr>
          <w:ilvl w:val="0"/>
          <w:numId w:val="4"/>
        </w:numPr>
        <w:spacing w:after="120" w:line="240" w:lineRule="auto"/>
      </w:pPr>
      <w:r w:rsidRPr="008555F1">
        <w:t>BilinearXYM_s16_u16Xs16YM_Cnt</w:t>
      </w:r>
    </w:p>
    <w:p w:rsidR="008555F1" w:rsidRDefault="008555F1" w:rsidP="00FE5605">
      <w:pPr>
        <w:numPr>
          <w:ilvl w:val="0"/>
          <w:numId w:val="4"/>
        </w:numPr>
        <w:spacing w:after="120" w:line="240" w:lineRule="auto"/>
      </w:pPr>
      <w:proofErr w:type="spellStart"/>
      <w:r>
        <w:t>sqrtf</w:t>
      </w:r>
      <w:proofErr w:type="spellEnd"/>
    </w:p>
    <w:p w:rsidR="008555F1" w:rsidRDefault="008555F1" w:rsidP="00FE5605">
      <w:pPr>
        <w:numPr>
          <w:ilvl w:val="0"/>
          <w:numId w:val="4"/>
        </w:numPr>
        <w:spacing w:after="120" w:line="240" w:lineRule="auto"/>
      </w:pPr>
      <w:r>
        <w:t>atan2f</w:t>
      </w:r>
    </w:p>
    <w:p w:rsidR="00D9659E" w:rsidRDefault="00D9659E" w:rsidP="00FE5605">
      <w:pPr>
        <w:numPr>
          <w:ilvl w:val="0"/>
          <w:numId w:val="4"/>
        </w:numPr>
        <w:spacing w:after="120" w:line="240" w:lineRule="auto"/>
      </w:pPr>
      <w:r>
        <w:t xml:space="preserve"> </w:t>
      </w:r>
      <w:proofErr w:type="spellStart"/>
      <w:r>
        <w:t>sinf</w:t>
      </w:r>
      <w:proofErr w:type="spellEnd"/>
    </w:p>
    <w:p w:rsidR="00CF16E9" w:rsidRDefault="00CF16E9" w:rsidP="00CF16E9">
      <w:pPr>
        <w:pStyle w:val="ListParagraph"/>
        <w:numPr>
          <w:ilvl w:val="0"/>
          <w:numId w:val="4"/>
        </w:numPr>
        <w:spacing w:after="120" w:line="240" w:lineRule="auto"/>
      </w:pPr>
      <w:proofErr w:type="spellStart"/>
      <w:r w:rsidRPr="00CF16E9">
        <w:t>Rte_Pim_CogTrqCal</w:t>
      </w:r>
      <w:proofErr w:type="spellEnd"/>
    </w:p>
    <w:p w:rsidR="00CF16E9" w:rsidRDefault="003E58C8" w:rsidP="003E58C8">
      <w:pPr>
        <w:numPr>
          <w:ilvl w:val="0"/>
          <w:numId w:val="4"/>
        </w:numPr>
        <w:spacing w:after="120" w:line="240" w:lineRule="auto"/>
      </w:pPr>
      <w:proofErr w:type="spellStart"/>
      <w:r w:rsidRPr="003E58C8">
        <w:t>Rte_Pim_CogTrqRplComp</w:t>
      </w:r>
      <w:proofErr w:type="spellEnd"/>
    </w:p>
    <w:p w:rsidR="00D5055C" w:rsidRDefault="00D5055C" w:rsidP="00D5055C">
      <w:pPr>
        <w:spacing w:after="120" w:line="240" w:lineRule="auto"/>
        <w:ind w:left="645"/>
      </w:pPr>
    </w:p>
    <w:p w:rsidR="00074530" w:rsidRDefault="00074530" w:rsidP="00074530">
      <w:pPr>
        <w:spacing w:after="120" w:line="240" w:lineRule="auto"/>
        <w:ind w:left="645"/>
      </w:pPr>
    </w:p>
    <w:p w:rsidR="00FE5605" w:rsidRDefault="00FE5605" w:rsidP="00FE5605">
      <w:pPr>
        <w:pStyle w:val="Heading2"/>
      </w:pPr>
      <w:r>
        <w:t>Data Hiding Functions</w:t>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MtrCntrl_Read_MtrElecPol_Cnt_s8   </w:t>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MtrCntrl_Read_MtrPosElec_Rev_u0p16  </w:t>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FE5605" w:rsidRDefault="009D5158" w:rsidP="00855BEC">
      <w:pPr>
        <w:spacing w:after="0" w:line="240" w:lineRule="auto"/>
      </w:pPr>
      <w:r w:rsidRPr="009D5158">
        <w:rPr>
          <w:rFonts w:ascii="Arial" w:hAnsi="Arial" w:cs="Arial"/>
          <w:sz w:val="16"/>
        </w:rPr>
        <w:t>MtrCntrl_Read_ReadFwdPthAccessBfr_Cnt_u16</w:t>
      </w:r>
    </w:p>
    <w:p w:rsidR="00FE5605" w:rsidRDefault="00FE5605" w:rsidP="00FE5605">
      <w:pPr>
        <w:spacing w:after="0"/>
      </w:pPr>
    </w:p>
    <w:p w:rsidR="00FE5605" w:rsidRDefault="00FE5605" w:rsidP="00FE5605">
      <w:pPr>
        <w:pStyle w:val="Heading2"/>
      </w:pPr>
      <w:r>
        <w:t>Global Functions/Macros Defined by this Module</w:t>
      </w:r>
    </w:p>
    <w:p w:rsidR="00FE5605" w:rsidRDefault="00FE5605" w:rsidP="00FE5605">
      <w:pPr>
        <w:spacing w:after="0"/>
      </w:pPr>
    </w:p>
    <w:p w:rsidR="00FE5605" w:rsidRDefault="00FE5605" w:rsidP="00FE5605">
      <w:pPr>
        <w:spacing w:after="0"/>
      </w:pPr>
      <w:r>
        <w:t>None</w:t>
      </w:r>
    </w:p>
    <w:p w:rsidR="00FE5605" w:rsidRDefault="00FE5605" w:rsidP="00FE5605">
      <w:pPr>
        <w:spacing w:after="0"/>
      </w:pPr>
    </w:p>
    <w:p w:rsidR="00FE5605" w:rsidRDefault="00FE5605" w:rsidP="00FE5605">
      <w:pPr>
        <w:pStyle w:val="Heading2"/>
      </w:pPr>
      <w:r>
        <w:t>Local Functions/Macros Used by this MDD only</w:t>
      </w:r>
    </w:p>
    <w:p w:rsidR="00FE5605" w:rsidRDefault="00FE5605" w:rsidP="001A54C5">
      <w:pPr>
        <w:pStyle w:val="Heading1"/>
      </w:pPr>
      <w:r>
        <w:br w:type="page"/>
      </w:r>
      <w:r>
        <w:lastRenderedPageBreak/>
        <w:t>Software Module Implementation</w:t>
      </w:r>
    </w:p>
    <w:p w:rsidR="00FE5605" w:rsidRDefault="00FE5605" w:rsidP="00FE5605">
      <w:pPr>
        <w:pStyle w:val="Heading2"/>
      </w:pPr>
      <w:r>
        <w:t>Runtime Environment (RTE) Initial Values</w:t>
      </w:r>
    </w:p>
    <w:p w:rsidR="00FE5605" w:rsidRPr="002C03D8" w:rsidRDefault="00FE5605" w:rsidP="00FE5605">
      <w:r>
        <w:t>This section lists the initial values of data written by this module but controlled by the RTE. After RTE initialization, the data in this table will contain these values.</w:t>
      </w:r>
    </w:p>
    <w:tbl>
      <w:tblPr>
        <w:tblW w:w="1180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30"/>
        <w:gridCol w:w="6677"/>
      </w:tblGrid>
      <w:tr w:rsidR="00FE5605" w:rsidRPr="006A25CC" w:rsidTr="00DC5884">
        <w:trPr>
          <w:trHeight w:val="341"/>
        </w:trPr>
        <w:tc>
          <w:tcPr>
            <w:tcW w:w="5130"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Data</w:t>
            </w:r>
          </w:p>
        </w:tc>
        <w:tc>
          <w:tcPr>
            <w:tcW w:w="6677"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Value</w:t>
            </w:r>
          </w:p>
        </w:tc>
      </w:tr>
      <w:tr w:rsidR="00FE5605" w:rsidRPr="004B5BE2" w:rsidTr="00DC5884">
        <w:trPr>
          <w:trHeight w:val="341"/>
        </w:trPr>
        <w:tc>
          <w:tcPr>
            <w:tcW w:w="5130" w:type="dxa"/>
          </w:tcPr>
          <w:p w:rsidR="00FE5605" w:rsidRPr="00004C01" w:rsidRDefault="00FE5605" w:rsidP="00855BEC"/>
        </w:tc>
        <w:tc>
          <w:tcPr>
            <w:tcW w:w="6677" w:type="dxa"/>
          </w:tcPr>
          <w:p w:rsidR="00FE5605" w:rsidRPr="00C41A34" w:rsidRDefault="00FE5605" w:rsidP="00B41868"/>
        </w:tc>
      </w:tr>
      <w:tr w:rsidR="00FE5605" w:rsidRPr="004B5BE2" w:rsidTr="00DC5884">
        <w:trPr>
          <w:trHeight w:val="341"/>
        </w:trPr>
        <w:tc>
          <w:tcPr>
            <w:tcW w:w="5130" w:type="dxa"/>
          </w:tcPr>
          <w:p w:rsidR="00FE5605" w:rsidRPr="00004C01" w:rsidRDefault="00FE5605" w:rsidP="00B41868"/>
        </w:tc>
        <w:tc>
          <w:tcPr>
            <w:tcW w:w="6677" w:type="dxa"/>
          </w:tcPr>
          <w:p w:rsidR="00FE5605" w:rsidRPr="00C41A34" w:rsidRDefault="00FE5605" w:rsidP="00B41868"/>
        </w:tc>
      </w:tr>
    </w:tbl>
    <w:p w:rsidR="00FE5605" w:rsidRPr="002C03D8" w:rsidRDefault="00FE5605" w:rsidP="00FE5605"/>
    <w:p w:rsidR="00FE5605" w:rsidRDefault="00FE5605" w:rsidP="00FE5605">
      <w:pPr>
        <w:pStyle w:val="Heading2"/>
      </w:pPr>
      <w:r>
        <w:t>Initialization Functions</w:t>
      </w:r>
    </w:p>
    <w:p w:rsidR="00DC5884" w:rsidRDefault="00DC5884" w:rsidP="00DC5884">
      <w:pPr>
        <w:pStyle w:val="Heading3"/>
      </w:pPr>
      <w:r>
        <w:t xml:space="preserve">Per:  </w:t>
      </w:r>
      <w:proofErr w:type="spellStart"/>
      <w:r w:rsidRPr="00DC5884">
        <w:t>TrqCanc_Init</w:t>
      </w:r>
      <w:proofErr w:type="spellEnd"/>
    </w:p>
    <w:p w:rsidR="00DC5884" w:rsidRDefault="00DC5884" w:rsidP="00DC5884">
      <w:pPr>
        <w:pStyle w:val="Heading4"/>
      </w:pPr>
      <w:r>
        <w:t>Design Rationale</w:t>
      </w:r>
    </w:p>
    <w:p w:rsidR="00DC5884" w:rsidRDefault="001E1E82" w:rsidP="00DC5884">
      <w:r>
        <w:t xml:space="preserve">Update the lookup table for </w:t>
      </w:r>
      <w:proofErr w:type="gramStart"/>
      <w:r>
        <w:t>ripple’s</w:t>
      </w:r>
      <w:proofErr w:type="gramEnd"/>
    </w:p>
    <w:p w:rsidR="00DC5884" w:rsidRDefault="00DC5884" w:rsidP="00DC5884">
      <w:pPr>
        <w:pStyle w:val="Heading4"/>
      </w:pPr>
      <w:r>
        <w:t>Processing</w:t>
      </w:r>
    </w:p>
    <w:p w:rsidR="00DC5884" w:rsidRPr="00DC5884" w:rsidRDefault="00686504" w:rsidP="00DC5884">
      <w:r>
        <w:object w:dxaOrig="9804" w:dyaOrig="5484">
          <v:shape id="_x0000_i1026" type="#_x0000_t75" style="width:6in;height:241.8pt" o:ole="">
            <v:imagedata r:id="rId12" o:title=""/>
          </v:shape>
          <o:OLEObject Type="Embed" ProgID="Visio.Drawing.11" ShapeID="_x0000_i1026" DrawAspect="Content" ObjectID="_1501587822" r:id="rId13"/>
        </w:object>
      </w:r>
    </w:p>
    <w:p w:rsidR="00FE5605" w:rsidRDefault="00FE5605" w:rsidP="00FE5605">
      <w:pPr>
        <w:pStyle w:val="Heading2"/>
        <w:pageBreakBefore/>
      </w:pPr>
      <w:r>
        <w:lastRenderedPageBreak/>
        <w:t>Periodic Functions</w:t>
      </w:r>
    </w:p>
    <w:p w:rsidR="00FE5605" w:rsidRDefault="00FE5605" w:rsidP="00FE5605">
      <w:pPr>
        <w:pStyle w:val="Heading3"/>
      </w:pPr>
      <w:r>
        <w:t xml:space="preserve">Per:  </w:t>
      </w:r>
      <w:r w:rsidR="00B41868">
        <w:t>TrqCanc</w:t>
      </w:r>
      <w:r w:rsidR="00074530" w:rsidRPr="00074530">
        <w:t>_Per1</w:t>
      </w:r>
    </w:p>
    <w:p w:rsidR="00FE5605" w:rsidRDefault="00FE5605" w:rsidP="00FE5605">
      <w:pPr>
        <w:pStyle w:val="Heading4"/>
      </w:pPr>
      <w:r>
        <w:t>Design Rationale</w:t>
      </w:r>
    </w:p>
    <w:p w:rsidR="001D6FDB" w:rsidRPr="00094901" w:rsidRDefault="005726DE" w:rsidP="001D6FDB">
      <w:proofErr w:type="spellStart"/>
      <w:r>
        <w:t>FastDataAccessBufIndex</w:t>
      </w:r>
      <w:proofErr w:type="spellEnd"/>
      <w:r w:rsidR="001D6FDB">
        <w:t xml:space="preserve">  allows  the buffer synchronization between data calculated on slower periodic loop time(2 </w:t>
      </w:r>
      <w:proofErr w:type="spellStart"/>
      <w:r w:rsidR="001D6FDB">
        <w:t>milli</w:t>
      </w:r>
      <w:proofErr w:type="spellEnd"/>
      <w:r w:rsidR="001D6FDB">
        <w:t xml:space="preserve"> seconds)  and are  read by faster periodic run time (</w:t>
      </w:r>
      <w:proofErr w:type="spellStart"/>
      <w:r w:rsidR="001D6FDB">
        <w:t>ie</w:t>
      </w:r>
      <w:proofErr w:type="spellEnd"/>
      <w:r w:rsidR="001D6FDB">
        <w:t xml:space="preserve"> 0.125ms)   </w:t>
      </w:r>
    </w:p>
    <w:p w:rsidR="00FE5605" w:rsidRDefault="00FE5605" w:rsidP="00FE5605">
      <w:pPr>
        <w:pStyle w:val="Heading4"/>
      </w:pPr>
      <w:r>
        <w:t>Program Flow Start</w:t>
      </w:r>
    </w:p>
    <w:p w:rsidR="00FE5605" w:rsidRDefault="00950C31" w:rsidP="00FE5605">
      <w:r w:rsidRPr="00950C31">
        <w:t xml:space="preserve"> </w:t>
      </w:r>
      <w:r w:rsidRPr="00CA6F5C">
        <w:t>Rte_Call_</w:t>
      </w:r>
      <w:r w:rsidR="00B41868">
        <w:t>TrqCanc</w:t>
      </w:r>
      <w:r w:rsidRPr="00CA6F5C">
        <w:t>_Per1_CP0_</w:t>
      </w:r>
      <w:proofErr w:type="gramStart"/>
      <w:r w:rsidRPr="00CA6F5C">
        <w:t>CheckpointReached</w:t>
      </w:r>
      <w:r>
        <w:t>()</w:t>
      </w:r>
      <w:proofErr w:type="gramEnd"/>
    </w:p>
    <w:p w:rsidR="00074530" w:rsidRPr="00074530" w:rsidRDefault="00FE5605" w:rsidP="00074530">
      <w:pPr>
        <w:pStyle w:val="Heading4"/>
      </w:pPr>
      <w:r>
        <w:t>Store Module Inputs to Local copies</w:t>
      </w:r>
    </w:p>
    <w:p w:rsidR="00074530" w:rsidRDefault="00074530" w:rsidP="00074530">
      <w:pPr>
        <w:spacing w:after="0"/>
        <w:jc w:val="both"/>
      </w:pPr>
      <w:r>
        <w:t>MRFMtrVel_MtrRadpS_T_f32=Rte_IRead_</w:t>
      </w:r>
      <w:r w:rsidR="00B41868">
        <w:t>TrqCanc</w:t>
      </w:r>
      <w:r>
        <w:t>_Per1_MRFMtrVel_MtrRadpS_f32</w:t>
      </w:r>
    </w:p>
    <w:p w:rsidR="00074530" w:rsidRDefault="00074530" w:rsidP="00074530">
      <w:pPr>
        <w:spacing w:after="0"/>
        <w:jc w:val="both"/>
      </w:pPr>
      <w:r>
        <w:t xml:space="preserve"> DaxRef_Amp_T_f32=Rte_IRead_</w:t>
      </w:r>
      <w:r w:rsidR="00B41868">
        <w:t>TrqCanc</w:t>
      </w:r>
      <w:r>
        <w:t>_Per1_MtrCurrDaxRef_Amp_f32</w:t>
      </w:r>
    </w:p>
    <w:p w:rsidR="00074530" w:rsidRDefault="00074530" w:rsidP="00074530">
      <w:pPr>
        <w:spacing w:after="0"/>
        <w:jc w:val="both"/>
      </w:pPr>
      <w:r>
        <w:t xml:space="preserve"> QaxRef_Amp_T_f32 =Rte_IRead_</w:t>
      </w:r>
      <w:r w:rsidR="00B41868">
        <w:t>TrqCanc</w:t>
      </w:r>
      <w:r>
        <w:t>_Per1_MtrCurrQaxRef_Amp_f32</w:t>
      </w:r>
    </w:p>
    <w:p w:rsidR="00F60832" w:rsidRDefault="005726DE" w:rsidP="00074530">
      <w:pPr>
        <w:spacing w:after="0"/>
        <w:jc w:val="both"/>
      </w:pPr>
      <w:r>
        <w:t>WriteAccessBufIndex_Cnt_T_u16</w:t>
      </w:r>
      <w:r w:rsidR="001D6FDB" w:rsidRPr="001D6FDB">
        <w:t>= (</w:t>
      </w:r>
      <w:r>
        <w:t>FastDataAccessBufIndex</w:t>
      </w:r>
      <w:r w:rsidR="001D6FDB" w:rsidRPr="001D6FDB">
        <w:t>_Cnt_M_u16&amp;1</w:t>
      </w:r>
      <w:proofErr w:type="gramStart"/>
      <w:r w:rsidR="001D6FDB" w:rsidRPr="001D6FDB">
        <w:t>)^</w:t>
      </w:r>
      <w:proofErr w:type="gramEnd"/>
      <w:r w:rsidR="001D6FDB" w:rsidRPr="001D6FDB">
        <w:t>1</w:t>
      </w:r>
    </w:p>
    <w:p w:rsidR="00F60832" w:rsidRDefault="00F60832" w:rsidP="00F60832">
      <w:pPr>
        <w:spacing w:after="0"/>
        <w:jc w:val="both"/>
      </w:pPr>
      <w:r>
        <w:t>EstLq_Henry_T_f32=Rte_IRead_TrqCanc_Per1_EstLq_Henry_</w:t>
      </w:r>
      <w:proofErr w:type="gramStart"/>
      <w:r>
        <w:t>f32()</w:t>
      </w:r>
      <w:proofErr w:type="gramEnd"/>
    </w:p>
    <w:p w:rsidR="00F60832" w:rsidRDefault="00F60832" w:rsidP="00F60832">
      <w:pPr>
        <w:spacing w:after="0"/>
        <w:jc w:val="both"/>
      </w:pPr>
      <w:r>
        <w:t>MtrTrqCmdMRFScl_MtrNm_T_f32 =Rte_IRead_TrqCanc_Per1_MtrTrqCmdMRFScl_MtrNm_</w:t>
      </w:r>
      <w:proofErr w:type="gramStart"/>
      <w:r>
        <w:t>f32()</w:t>
      </w:r>
      <w:proofErr w:type="gramEnd"/>
    </w:p>
    <w:p w:rsidR="00F60832" w:rsidRDefault="00F60832" w:rsidP="00F60832">
      <w:pPr>
        <w:spacing w:after="0"/>
        <w:jc w:val="both"/>
      </w:pPr>
      <w:r>
        <w:t>EstLd_Henry_T_f32=Rte_IRead_TrqCanc_Per1_EstLd_Henry_</w:t>
      </w:r>
      <w:proofErr w:type="gramStart"/>
      <w:r>
        <w:t>f32()</w:t>
      </w:r>
      <w:proofErr w:type="gramEnd"/>
    </w:p>
    <w:p w:rsidR="001D6FDB" w:rsidRPr="00074530" w:rsidRDefault="00F60832" w:rsidP="00F60832">
      <w:pPr>
        <w:spacing w:after="0"/>
        <w:jc w:val="both"/>
      </w:pPr>
      <w:r>
        <w:t>EstKe_VpRadpS_T_f32 = Rte_IRead_TrqCanc_Per1_EstKe_VpRadpS_</w:t>
      </w:r>
      <w:proofErr w:type="gramStart"/>
      <w:r>
        <w:t>f32()</w:t>
      </w:r>
      <w:proofErr w:type="gramEnd"/>
    </w:p>
    <w:p w:rsidR="00FE5605" w:rsidRPr="002A2886" w:rsidRDefault="00FE5605" w:rsidP="00FE5605"/>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973DDF" w:rsidP="00FE5605">
      <w:pPr>
        <w:jc w:val="center"/>
      </w:pPr>
      <w:r>
        <w:object w:dxaOrig="8133" w:dyaOrig="19173">
          <v:shape id="_x0000_i1027" type="#_x0000_t75" style="width:247.8pt;height:589.8pt" o:ole="">
            <v:imagedata r:id="rId14" o:title=""/>
          </v:shape>
          <o:OLEObject Type="Embed" ProgID="Visio.Drawing.11" ShapeID="_x0000_i1027" DrawAspect="Content" ObjectID="_1501587823" r:id="rId15"/>
        </w:object>
      </w:r>
    </w:p>
    <w:p w:rsidR="00680E5B" w:rsidRDefault="00973DDF" w:rsidP="00FE5605">
      <w:pPr>
        <w:jc w:val="center"/>
      </w:pPr>
      <w:r>
        <w:object w:dxaOrig="9995" w:dyaOrig="14200">
          <v:shape id="_x0000_i1028" type="#_x0000_t75" style="width:409.2pt;height:584.4pt" o:ole="">
            <v:imagedata r:id="rId16" o:title=""/>
          </v:shape>
          <o:OLEObject Type="Embed" ProgID="Visio.Drawing.11" ShapeID="_x0000_i1028" DrawAspect="Content" ObjectID="_1501587824" r:id="rId17"/>
        </w:object>
      </w:r>
    </w:p>
    <w:p w:rsidR="00680E5B" w:rsidRDefault="00680E5B" w:rsidP="00FE5605">
      <w:pPr>
        <w:jc w:val="center"/>
      </w:pPr>
    </w:p>
    <w:p w:rsidR="00241B76" w:rsidRDefault="00EF4187" w:rsidP="00FE5605">
      <w:pPr>
        <w:jc w:val="center"/>
      </w:pPr>
      <w:r>
        <w:object w:dxaOrig="9976" w:dyaOrig="12067">
          <v:shape id="_x0000_i1029" type="#_x0000_t75" style="width:431.4pt;height:522pt" o:ole="">
            <v:imagedata r:id="rId18" o:title=""/>
          </v:shape>
          <o:OLEObject Type="Embed" ProgID="Visio.Drawing.11" ShapeID="_x0000_i1029" DrawAspect="Content" ObjectID="_1501587825" r:id="rId19"/>
        </w:object>
      </w:r>
      <w:r w:rsidR="007B68CF">
        <w:br w:type="textWrapping" w:clear="all"/>
      </w:r>
      <w:r w:rsidR="00973DDF">
        <w:object w:dxaOrig="8509" w:dyaOrig="8465">
          <v:shape id="_x0000_i1030" type="#_x0000_t75" style="width:425.4pt;height:423.6pt" o:ole="">
            <v:imagedata r:id="rId20" o:title=""/>
          </v:shape>
          <o:OLEObject Type="Embed" ProgID="Visio.Drawing.11" ShapeID="_x0000_i1030" DrawAspect="Content" ObjectID="_1501587826" r:id="rId21"/>
        </w:object>
      </w:r>
    </w:p>
    <w:p w:rsidR="00FE5605" w:rsidRDefault="00FE5605" w:rsidP="00FE5605">
      <w:pPr>
        <w:pStyle w:val="Heading4"/>
      </w:pPr>
      <w:r>
        <w:t>Store Local copy of outputs into Module Outputs</w:t>
      </w:r>
    </w:p>
    <w:p w:rsidR="00AF58C6" w:rsidRDefault="00AF58C6" w:rsidP="00AF58C6">
      <w:r>
        <w:t>MtrTrqRpl6Mag_MtrNm_M_</w:t>
      </w:r>
      <w:proofErr w:type="gramStart"/>
      <w:r>
        <w:t>f32[</w:t>
      </w:r>
      <w:proofErr w:type="gramEnd"/>
      <w:r>
        <w:t>WriteAccessBufIndex_Cnt_T_u16] =  MtrTrq6thMag_MtrNm_T_f32</w:t>
      </w:r>
    </w:p>
    <w:p w:rsidR="00AF58C6" w:rsidRDefault="00AF58C6" w:rsidP="00AF58C6">
      <w:r>
        <w:t>MtrTrqRpl12Mag_MtrNm_M_</w:t>
      </w:r>
      <w:proofErr w:type="gramStart"/>
      <w:r>
        <w:t>f32[</w:t>
      </w:r>
      <w:proofErr w:type="gramEnd"/>
      <w:r>
        <w:t>WriteAccessBufIndex_Cnt_T_u16] = MtrTrq12thMag_MtrNm_T_f32</w:t>
      </w:r>
    </w:p>
    <w:p w:rsidR="00AF58C6" w:rsidRDefault="00AF58C6" w:rsidP="00AF58C6">
      <w:r>
        <w:t>MtrTrq6Ph_Rad_M_</w:t>
      </w:r>
      <w:proofErr w:type="gramStart"/>
      <w:r>
        <w:t>f32[</w:t>
      </w:r>
      <w:proofErr w:type="gramEnd"/>
      <w:r>
        <w:t>WriteAccessBufIndex_Cnt_T_u16] =     MtrTrqRip6thPhs_Rad_T_f32</w:t>
      </w:r>
    </w:p>
    <w:p w:rsidR="00AF58C6" w:rsidRDefault="00AF58C6" w:rsidP="00AF58C6">
      <w:r>
        <w:t>MtrTrq12Ph_Rad_M_</w:t>
      </w:r>
      <w:proofErr w:type="gramStart"/>
      <w:r>
        <w:t>f32[</w:t>
      </w:r>
      <w:proofErr w:type="gramEnd"/>
      <w:r>
        <w:t>WriteAccessBufIndex_Cnt_T_u16]  =   MtrTrqRip12thPhs_Rad_T_f32</w:t>
      </w:r>
    </w:p>
    <w:p w:rsidR="00AF58C6" w:rsidRDefault="00AF58C6" w:rsidP="00AF58C6">
      <w:r>
        <w:lastRenderedPageBreak/>
        <w:t>MtrTrqRpl18Mag_MtrNm_M_</w:t>
      </w:r>
      <w:proofErr w:type="gramStart"/>
      <w:r>
        <w:t>f32[</w:t>
      </w:r>
      <w:proofErr w:type="gramEnd"/>
      <w:r>
        <w:t>WriteAccessBufIndex_Cnt_T_u16] =MtrTrq18thMag_MtrNm_T_f32</w:t>
      </w:r>
    </w:p>
    <w:p w:rsidR="00AF58C6" w:rsidRDefault="00AF58C6" w:rsidP="00AF58C6">
      <w:r>
        <w:t>MtrTrq18Ph_Rad_M_</w:t>
      </w:r>
      <w:proofErr w:type="gramStart"/>
      <w:r>
        <w:t>f32[</w:t>
      </w:r>
      <w:proofErr w:type="gramEnd"/>
      <w:r>
        <w:t>WriteAccessBufIndex_Cnt_T_u16] =    MtrTrqRip18thPhs_Rad_T_f32</w:t>
      </w:r>
    </w:p>
    <w:p w:rsidR="0033595F" w:rsidRPr="00AF58C6" w:rsidRDefault="00AF58C6" w:rsidP="00AF58C6">
      <w:r>
        <w:t>TrqCanc_IqtoTrqMulti_VpRadpS_M_</w:t>
      </w:r>
      <w:proofErr w:type="gramStart"/>
      <w:r>
        <w:t>f32[</w:t>
      </w:r>
      <w:proofErr w:type="gramEnd"/>
      <w:r>
        <w:t>WriteAccessBufIndex_Cnt_T_u16] = IqtoTrqMulti_VpRadpS_T_f32</w:t>
      </w:r>
    </w:p>
    <w:p w:rsidR="00FE5605" w:rsidRDefault="00FE5605" w:rsidP="00FE5605">
      <w:pPr>
        <w:pStyle w:val="Heading4"/>
      </w:pPr>
      <w:r>
        <w:t>Program Flow End</w:t>
      </w:r>
    </w:p>
    <w:p w:rsidR="00FE5605" w:rsidRDefault="0065658B" w:rsidP="00FE5605">
      <w:r w:rsidRPr="00CA6F5C">
        <w:t>Rte_Call_</w:t>
      </w:r>
      <w:r w:rsidR="00B41868">
        <w:t>TrqCanc</w:t>
      </w:r>
      <w:r w:rsidRPr="00CA6F5C">
        <w:t>_Per1_CP</w:t>
      </w:r>
      <w:r>
        <w:t>1</w:t>
      </w:r>
      <w:r w:rsidRPr="00CA6F5C">
        <w:t>_</w:t>
      </w:r>
      <w:proofErr w:type="gramStart"/>
      <w:r w:rsidRPr="00CA6F5C">
        <w:t>CheckpointReached</w:t>
      </w:r>
      <w:r>
        <w:t>()</w:t>
      </w:r>
      <w:proofErr w:type="gramEnd"/>
    </w:p>
    <w:p w:rsidR="0060211F" w:rsidRDefault="0060211F" w:rsidP="0060211F">
      <w:pPr>
        <w:pStyle w:val="Heading2"/>
        <w:pageBreakBefore/>
      </w:pPr>
      <w:r>
        <w:lastRenderedPageBreak/>
        <w:t>Periodic Functions</w:t>
      </w:r>
    </w:p>
    <w:p w:rsidR="0060211F" w:rsidRDefault="0060211F" w:rsidP="0060211F">
      <w:pPr>
        <w:pStyle w:val="Heading3"/>
      </w:pPr>
      <w:r>
        <w:t xml:space="preserve">Per:  </w:t>
      </w:r>
      <w:r w:rsidRPr="0060211F">
        <w:t>TrqCogCancRefPer1</w:t>
      </w:r>
    </w:p>
    <w:p w:rsidR="0060211F" w:rsidRDefault="0060211F" w:rsidP="0060211F">
      <w:pPr>
        <w:pStyle w:val="Heading4"/>
      </w:pPr>
      <w:r>
        <w:t>Design Rationale</w:t>
      </w:r>
    </w:p>
    <w:p w:rsidR="001D6FDB" w:rsidRPr="00094901" w:rsidRDefault="005726DE" w:rsidP="001D6FDB">
      <w:proofErr w:type="spellStart"/>
      <w:proofErr w:type="gramStart"/>
      <w:r>
        <w:t>FastDataAccessBufIndex</w:t>
      </w:r>
      <w:proofErr w:type="spellEnd"/>
      <w:r w:rsidR="005C6DC8">
        <w:t xml:space="preserve">  allows</w:t>
      </w:r>
      <w:proofErr w:type="gramEnd"/>
      <w:r w:rsidR="005C6DC8">
        <w:t xml:space="preserve">  the buffer synchronization between data calculated on slower periodic loop time(2 </w:t>
      </w:r>
      <w:proofErr w:type="spellStart"/>
      <w:r w:rsidR="005C6DC8">
        <w:t>milli</w:t>
      </w:r>
      <w:proofErr w:type="spellEnd"/>
      <w:r w:rsidR="005C6DC8">
        <w:t xml:space="preserve"> seconds)  and are  read by faster periodic run time</w:t>
      </w:r>
      <w:r w:rsidR="001D6FDB">
        <w:t>.</w:t>
      </w:r>
      <w:r w:rsidR="001D6FDB" w:rsidRPr="001D6FDB">
        <w:t xml:space="preserve"> </w:t>
      </w:r>
      <w:proofErr w:type="spellStart"/>
      <w:r>
        <w:t>SlowDataAccessBufIndex</w:t>
      </w:r>
      <w:proofErr w:type="spellEnd"/>
      <w:r w:rsidR="001D6FDB">
        <w:t xml:space="preserve">  allows  the buffer synchronization between data calculated on faster periodic loop time(125 micro seconds)  and are  read by slower periodic run time (</w:t>
      </w:r>
      <w:proofErr w:type="spellStart"/>
      <w:r w:rsidR="001D6FDB">
        <w:t>ie</w:t>
      </w:r>
      <w:proofErr w:type="spellEnd"/>
      <w:r w:rsidR="001D6FDB">
        <w:t xml:space="preserve"> 2ms)   </w:t>
      </w:r>
    </w:p>
    <w:p w:rsidR="0060211F" w:rsidRDefault="0060211F" w:rsidP="0060211F">
      <w:pPr>
        <w:pStyle w:val="Heading4"/>
      </w:pPr>
      <w:r>
        <w:t>Program Flow Start</w:t>
      </w:r>
    </w:p>
    <w:p w:rsidR="0060211F" w:rsidRDefault="0060211F" w:rsidP="0060211F">
      <w:r>
        <w:t>N/A</w:t>
      </w:r>
    </w:p>
    <w:p w:rsidR="0060211F" w:rsidRPr="00074530" w:rsidRDefault="0060211F" w:rsidP="0060211F">
      <w:pPr>
        <w:pStyle w:val="Heading4"/>
      </w:pPr>
      <w:r>
        <w:t>Store Module Inputs to Local copies</w:t>
      </w:r>
    </w:p>
    <w:p w:rsidR="009D5158" w:rsidRDefault="009D5158" w:rsidP="009D5158">
      <w:pPr>
        <w:spacing w:after="0" w:line="240" w:lineRule="auto"/>
      </w:pPr>
    </w:p>
    <w:p w:rsidR="005C6DC8" w:rsidRDefault="005C6DC8" w:rsidP="009D5158">
      <w:pPr>
        <w:spacing w:after="0" w:line="240" w:lineRule="auto"/>
      </w:pPr>
      <w:r w:rsidRPr="005C6DC8">
        <w:t>DataAccessBfr_Cnt_T_u16 =</w:t>
      </w:r>
      <w:r w:rsidR="005726DE">
        <w:t>FastDataAccessBufIndex</w:t>
      </w:r>
      <w:r w:rsidRPr="005C6DC8">
        <w:t>_Cnt_M_u16</w:t>
      </w:r>
    </w:p>
    <w:p w:rsidR="009D5158" w:rsidRDefault="009D5158" w:rsidP="009D5158">
      <w:pPr>
        <w:spacing w:after="0" w:line="240" w:lineRule="auto"/>
      </w:pPr>
      <w:r>
        <w:t>MtrCntrl_Read_MtrElecPol_Cnt_</w:t>
      </w:r>
      <w:proofErr w:type="gramStart"/>
      <w:r>
        <w:t>s8(</w:t>
      </w:r>
      <w:proofErr w:type="gramEnd"/>
      <w:r>
        <w:t>&amp;MtrElecPol_Cnt_T_s8)</w:t>
      </w:r>
    </w:p>
    <w:p w:rsidR="009D5158" w:rsidRDefault="009D5158" w:rsidP="009D5158">
      <w:pPr>
        <w:spacing w:after="0" w:line="240" w:lineRule="auto"/>
      </w:pPr>
      <w:r>
        <w:t>MtrCntrl_Read_MtrPosElec_Rev_</w:t>
      </w:r>
      <w:proofErr w:type="gramStart"/>
      <w:r>
        <w:t>u0p16(</w:t>
      </w:r>
      <w:proofErr w:type="gramEnd"/>
      <w:r>
        <w:t>&amp;MtrPosElec_Rev_T_u0p16)</w:t>
      </w:r>
    </w:p>
    <w:p w:rsidR="009D5158" w:rsidRDefault="009D5158" w:rsidP="009D5158">
      <w:pPr>
        <w:spacing w:after="0" w:line="240" w:lineRule="auto"/>
      </w:pPr>
      <w:r>
        <w:t>MtrPosComputDelay_Rad_T_f32=MtrPosComputationDelay</w:t>
      </w:r>
      <w:ins w:id="18" w:author="Sengottaiyan, Selva" w:date="2015-08-20T14:56:00Z">
        <w:r w:rsidR="0076287B">
          <w:t>Rpl</w:t>
        </w:r>
      </w:ins>
      <w:r>
        <w:t>_Rad_M_</w:t>
      </w:r>
      <w:proofErr w:type="gramStart"/>
      <w:r>
        <w:t>f32[</w:t>
      </w:r>
      <w:proofErr w:type="gramEnd"/>
      <w:r>
        <w:t>DataAccessBfr_Cnt_T_u16]</w:t>
      </w:r>
    </w:p>
    <w:p w:rsidR="009D5158" w:rsidRDefault="009D5158" w:rsidP="009D5158">
      <w:pPr>
        <w:spacing w:after="0" w:line="240" w:lineRule="auto"/>
      </w:pPr>
      <w:r>
        <w:t>EstKe_VpRadpS_T_f32= MtrEstKe_VpRadpS_M_</w:t>
      </w:r>
      <w:proofErr w:type="gramStart"/>
      <w:r>
        <w:t>f32[</w:t>
      </w:r>
      <w:proofErr w:type="gramEnd"/>
      <w:r>
        <w:t>DataAccessBfr_Cnt_T_u16]</w:t>
      </w:r>
    </w:p>
    <w:p w:rsidR="00060A67" w:rsidRDefault="00060A67" w:rsidP="00060A67">
      <w:pPr>
        <w:spacing w:after="0" w:line="240" w:lineRule="auto"/>
      </w:pPr>
      <w:r>
        <w:t>MtrTrqRpl6Mag_MtrNm_T_f32 =MtrTrqRpl6Mag_MtrNm_M_</w:t>
      </w:r>
      <w:proofErr w:type="gramStart"/>
      <w:r>
        <w:t>f32[</w:t>
      </w:r>
      <w:proofErr w:type="gramEnd"/>
      <w:r>
        <w:t xml:space="preserve">DataAccessBfr_Cnt_T_u16] MtrTrqRpl12Mag_MtrNm_T_f32=MtrTrqRpl12Mag_MtrNm_M_f32[DataAccessBfr_Cnt_T_u16] </w:t>
      </w:r>
    </w:p>
    <w:p w:rsidR="00060A67" w:rsidRDefault="00060A67" w:rsidP="00060A67">
      <w:pPr>
        <w:spacing w:after="0" w:line="240" w:lineRule="auto"/>
      </w:pPr>
      <w:r>
        <w:t>MtrTrq6Ph_Rad_T_</w:t>
      </w:r>
      <w:proofErr w:type="gramStart"/>
      <w:r>
        <w:t>f32  =</w:t>
      </w:r>
      <w:proofErr w:type="gramEnd"/>
      <w:r>
        <w:t>MtrTrq6Ph_Rad_M_f32[DataAccessBfr_Cnt_T_u16]</w:t>
      </w:r>
    </w:p>
    <w:p w:rsidR="00060A67" w:rsidRDefault="00060A67" w:rsidP="00060A67">
      <w:pPr>
        <w:spacing w:after="0" w:line="240" w:lineRule="auto"/>
      </w:pPr>
      <w:r>
        <w:t>MtrTrq12Ph_Rad_T_f32 =MtrTrq12Ph_Rad_M_</w:t>
      </w:r>
      <w:proofErr w:type="gramStart"/>
      <w:r>
        <w:t>f32[</w:t>
      </w:r>
      <w:proofErr w:type="gramEnd"/>
      <w:r>
        <w:t xml:space="preserve">DataAccessBfr_Cnt_T_u16] </w:t>
      </w:r>
    </w:p>
    <w:p w:rsidR="00060A67" w:rsidRDefault="00060A67" w:rsidP="00060A67">
      <w:pPr>
        <w:spacing w:after="0" w:line="240" w:lineRule="auto"/>
      </w:pPr>
      <w:r>
        <w:t>MtrTrqRpl18Mag_MtrNm_T_f32=MtrTrqRpl18Mag_MtrNm_M_</w:t>
      </w:r>
      <w:proofErr w:type="gramStart"/>
      <w:r>
        <w:t>f32[</w:t>
      </w:r>
      <w:proofErr w:type="gramEnd"/>
      <w:r>
        <w:t xml:space="preserve">DataAccessBfr_Cnt_T_u16] </w:t>
      </w:r>
    </w:p>
    <w:p w:rsidR="00060A67" w:rsidRDefault="00060A67" w:rsidP="00060A67">
      <w:pPr>
        <w:spacing w:after="0" w:line="240" w:lineRule="auto"/>
      </w:pPr>
      <w:r>
        <w:t>MtrTrq18Ph_Rad_T_</w:t>
      </w:r>
      <w:proofErr w:type="gramStart"/>
      <w:r>
        <w:t>f32  =</w:t>
      </w:r>
      <w:proofErr w:type="gramEnd"/>
      <w:r>
        <w:t xml:space="preserve">MtrTrq18Ph_Rad_M_f32[DataAccessBfr_Cnt_T_u16] </w:t>
      </w:r>
    </w:p>
    <w:p w:rsidR="0060211F" w:rsidRDefault="00060A67" w:rsidP="0060211F">
      <w:pPr>
        <w:jc w:val="center"/>
      </w:pPr>
      <w:r>
        <w:t>IqtoTrqMulti_VpRadpS_T_f32 = TrqCanc_IqtoTrqMulti_VpRadpS_M_</w:t>
      </w:r>
      <w:proofErr w:type="gramStart"/>
      <w:r>
        <w:t>f32[</w:t>
      </w:r>
      <w:proofErr w:type="gramEnd"/>
      <w:r>
        <w:t>DataAccessBfr_Cnt_T_u16] ;</w:t>
      </w: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060A67" w:rsidP="0060211F">
      <w:pPr>
        <w:jc w:val="center"/>
      </w:pPr>
      <w:r>
        <w:object w:dxaOrig="10685" w:dyaOrig="16099">
          <v:shape id="_x0000_i1031" type="#_x0000_t75" style="width:429.6pt;height:582pt" o:ole="">
            <v:imagedata r:id="rId22" o:title=""/>
          </v:shape>
          <o:OLEObject Type="Embed" ProgID="Visio.Drawing.11" ShapeID="_x0000_i1031" DrawAspect="Content" ObjectID="_1501587827" r:id="rId23"/>
        </w:object>
      </w:r>
    </w:p>
    <w:p w:rsidR="00D9659E" w:rsidRDefault="002E047F" w:rsidP="0060211F">
      <w:pPr>
        <w:jc w:val="center"/>
      </w:pPr>
      <w:r>
        <w:object w:dxaOrig="10512" w:dyaOrig="6948">
          <v:shape id="_x0000_i1037" type="#_x0000_t75" style="width:430.2pt;height:284.4pt" o:ole="">
            <v:imagedata r:id="rId24" o:title=""/>
          </v:shape>
          <o:OLEObject Type="Embed" ProgID="Visio.Drawing.11" ShapeID="_x0000_i1037" DrawAspect="Content" ObjectID="_1501587828" r:id="rId25"/>
        </w:object>
      </w: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bookmarkStart w:id="19" w:name="_GoBack"/>
      <w:bookmarkEnd w:id="19"/>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CD315D" w:rsidRDefault="00CD315D" w:rsidP="00CD315D">
      <w:pPr>
        <w:pStyle w:val="Heading4"/>
        <w:numPr>
          <w:ilvl w:val="0"/>
          <w:numId w:val="0"/>
        </w:numPr>
        <w:ind w:left="864" w:hanging="864"/>
      </w:pPr>
    </w:p>
    <w:p w:rsidR="0060211F" w:rsidRDefault="0060211F" w:rsidP="0060211F">
      <w:pPr>
        <w:pStyle w:val="Heading4"/>
      </w:pPr>
      <w:r>
        <w:t xml:space="preserve">Store Local copy of outputs into Module Outputs </w:t>
      </w:r>
    </w:p>
    <w:p w:rsidR="0060211F" w:rsidRDefault="0060211F" w:rsidP="0060211F">
      <w:r>
        <w:t>None</w:t>
      </w:r>
    </w:p>
    <w:p w:rsidR="0060211F" w:rsidRDefault="0060211F" w:rsidP="0060211F">
      <w:pPr>
        <w:pStyle w:val="Heading4"/>
      </w:pPr>
      <w:r>
        <w:t>Program Flow End</w:t>
      </w:r>
    </w:p>
    <w:p w:rsidR="00950C31" w:rsidRPr="00950C31" w:rsidRDefault="0065658B" w:rsidP="00950C31">
      <w:r>
        <w:t>None</w:t>
      </w:r>
    </w:p>
    <w:p w:rsidR="0060211F" w:rsidRDefault="0060211F" w:rsidP="0060211F"/>
    <w:p w:rsidR="00FE5605" w:rsidRDefault="00FE5605" w:rsidP="00FE5605"/>
    <w:p w:rsidR="00FE5605" w:rsidRDefault="00FE5605" w:rsidP="00FE5605">
      <w:pPr>
        <w:pStyle w:val="Heading2"/>
        <w:pageBreakBefore/>
      </w:pPr>
      <w:r>
        <w:lastRenderedPageBreak/>
        <w:t>Fault Recovery Functions</w:t>
      </w:r>
    </w:p>
    <w:p w:rsidR="00FE5605" w:rsidRDefault="00FE5605" w:rsidP="00FE5605">
      <w:r>
        <w:t>None</w:t>
      </w:r>
    </w:p>
    <w:p w:rsidR="00FE5605" w:rsidRDefault="00FE5605" w:rsidP="00FE5605">
      <w:pPr>
        <w:pStyle w:val="Heading2"/>
      </w:pPr>
      <w:r>
        <w:t>Shutdown Functions</w:t>
      </w:r>
    </w:p>
    <w:p w:rsidR="00FE5605" w:rsidRDefault="00FE5605" w:rsidP="00FE5605">
      <w:r>
        <w:t>None</w:t>
      </w:r>
    </w:p>
    <w:p w:rsidR="00FE5605" w:rsidRDefault="00FE5605" w:rsidP="00FE5605">
      <w:pPr>
        <w:pStyle w:val="Heading2"/>
      </w:pPr>
      <w:r>
        <w:t>Interrupt Functions</w:t>
      </w:r>
    </w:p>
    <w:p w:rsidR="00967324" w:rsidRPr="00967324" w:rsidRDefault="00967324" w:rsidP="00967324">
      <w:r>
        <w:t>None</w:t>
      </w:r>
    </w:p>
    <w:p w:rsidR="00FE5605" w:rsidRDefault="00FE5605" w:rsidP="00967324">
      <w:pPr>
        <w:pStyle w:val="Heading2"/>
        <w:pageBreakBefore/>
      </w:pPr>
      <w:r>
        <w:lastRenderedPageBreak/>
        <w:t>Serial Communication Functions</w:t>
      </w:r>
    </w:p>
    <w:p w:rsidR="00FE5605" w:rsidRDefault="00FE5605" w:rsidP="00FE5605"/>
    <w:p w:rsidR="00806F90" w:rsidRDefault="00806F90" w:rsidP="00806F90">
      <w:pPr>
        <w:pStyle w:val="Heading3"/>
      </w:pPr>
      <w:proofErr w:type="spellStart"/>
      <w:r>
        <w:t>SComm</w:t>
      </w:r>
      <w:proofErr w:type="spellEnd"/>
      <w:r>
        <w:t xml:space="preserve">: </w:t>
      </w:r>
      <w:proofErr w:type="spellStart"/>
      <w:r w:rsidR="00B41868">
        <w:t>TrqCanc</w:t>
      </w:r>
      <w:r w:rsidRPr="00806F90">
        <w:t>_Scom_ReadCogTrqCal</w:t>
      </w:r>
      <w:proofErr w:type="spellEnd"/>
    </w:p>
    <w:p w:rsidR="00532272" w:rsidRPr="00532272" w:rsidRDefault="00532272" w:rsidP="00532272">
      <w:r>
        <w:t xml:space="preserve"> </w:t>
      </w:r>
    </w:p>
    <w:p w:rsidR="00806F90" w:rsidRDefault="00806F90" w:rsidP="00806F90">
      <w:pPr>
        <w:pStyle w:val="Heading4"/>
      </w:pPr>
      <w:r>
        <w:t>Design Rationale</w:t>
      </w:r>
    </w:p>
    <w:p w:rsidR="00532272" w:rsidRDefault="00532272" w:rsidP="00532272">
      <w:r>
        <w:t xml:space="preserve"> #</w:t>
      </w:r>
      <w:proofErr w:type="spellStart"/>
      <w:r>
        <w:t>ifdef</w:t>
      </w:r>
      <w:proofErr w:type="spellEnd"/>
      <w:r>
        <w:t xml:space="preserve"> RTE_PTR2ARRAYBASETYPE_PASSING</w:t>
      </w:r>
    </w:p>
    <w:p w:rsidR="00532272" w:rsidRDefault="00532272" w:rsidP="00532272">
      <w:proofErr w:type="gramStart"/>
      <w:r>
        <w:t>FUNC(</w:t>
      </w:r>
      <w:proofErr w:type="gramEnd"/>
      <w:r>
        <w:t>void, RTE_AP_</w:t>
      </w:r>
      <w:r w:rsidR="00B41868">
        <w:t>TRQCANC</w:t>
      </w:r>
      <w:r>
        <w:t xml:space="preserve">_APPL_CODE) </w:t>
      </w:r>
      <w:proofErr w:type="spellStart"/>
      <w:r w:rsidR="00B41868">
        <w:t>TrqCanc</w:t>
      </w:r>
      <w:r>
        <w:t>_Scom_ReadCogTrqCal</w:t>
      </w:r>
      <w:proofErr w:type="spellEnd"/>
      <w:r>
        <w:t>(P2VAR(UInt16, AUTOMATIC, RTE_AP_</w:t>
      </w:r>
      <w:r w:rsidR="00B41868">
        <w:t>TRQCANC</w:t>
      </w:r>
      <w:r>
        <w:t xml:space="preserve">_APPL_VAR) </w:t>
      </w:r>
      <w:proofErr w:type="spellStart"/>
      <w:r>
        <w:t>CogTrqCalPtr</w:t>
      </w:r>
      <w:proofErr w:type="spellEnd"/>
      <w:r>
        <w:t>, UInt16 ID)</w:t>
      </w:r>
    </w:p>
    <w:p w:rsidR="00532272" w:rsidRDefault="00532272" w:rsidP="00532272">
      <w:r>
        <w:t>#else</w:t>
      </w:r>
    </w:p>
    <w:p w:rsidR="00532272" w:rsidRDefault="00532272" w:rsidP="00532272">
      <w:proofErr w:type="gramStart"/>
      <w:r>
        <w:t>FUNC(</w:t>
      </w:r>
      <w:proofErr w:type="gramEnd"/>
      <w:r>
        <w:t>void, RTE_AP_</w:t>
      </w:r>
      <w:r w:rsidR="00B41868">
        <w:t>TRQCANC</w:t>
      </w:r>
      <w:r>
        <w:t xml:space="preserve">_APPL_CODE) </w:t>
      </w:r>
      <w:proofErr w:type="spellStart"/>
      <w:r w:rsidR="00B41868">
        <w:t>TrqCanc</w:t>
      </w:r>
      <w:r>
        <w:t>_Scom_ReadCogTrqCal</w:t>
      </w:r>
      <w:proofErr w:type="spellEnd"/>
      <w:r>
        <w:t>(P2VAR(</w:t>
      </w:r>
      <w:proofErr w:type="spellStart"/>
      <w:r>
        <w:t>CoggingCancTrq</w:t>
      </w:r>
      <w:proofErr w:type="spellEnd"/>
      <w:r>
        <w:t>, AUTOMATIC, RTE_AP_</w:t>
      </w:r>
      <w:r w:rsidR="00B41868">
        <w:t>TRQCANC</w:t>
      </w:r>
      <w:r>
        <w:t xml:space="preserve">_APPL_VAR) </w:t>
      </w:r>
      <w:proofErr w:type="spellStart"/>
      <w:r>
        <w:t>CogTrqCalPtr</w:t>
      </w:r>
      <w:proofErr w:type="spellEnd"/>
      <w:r>
        <w:t>, UInt16 ID)</w:t>
      </w:r>
    </w:p>
    <w:p w:rsidR="00806F90" w:rsidRDefault="00532272" w:rsidP="00532272">
      <w:r>
        <w:t>#</w:t>
      </w:r>
      <w:proofErr w:type="spellStart"/>
      <w:r>
        <w:t>endif</w:t>
      </w:r>
      <w:proofErr w:type="spellEnd"/>
    </w:p>
    <w:p w:rsidR="00806F90" w:rsidRDefault="00806F90" w:rsidP="00806F90">
      <w:pPr>
        <w:pStyle w:val="Heading4"/>
      </w:pPr>
      <w:r>
        <w:t>Program Flow Start</w:t>
      </w:r>
    </w:p>
    <w:p w:rsidR="00806F90" w:rsidRDefault="00806F90" w:rsidP="00806F90">
      <w:r>
        <w:t>None</w:t>
      </w:r>
    </w:p>
    <w:p w:rsidR="00806F90" w:rsidRDefault="00806F90" w:rsidP="00806F90">
      <w:pPr>
        <w:pStyle w:val="Heading4"/>
      </w:pPr>
      <w:r>
        <w:t>Store Module Inputs to Local copies</w:t>
      </w:r>
    </w:p>
    <w:p w:rsidR="00806F90" w:rsidRPr="00806F90" w:rsidRDefault="00806F90" w:rsidP="00806F90">
      <w:r>
        <w:t>None</w:t>
      </w:r>
    </w:p>
    <w:p w:rsidR="00806F90" w:rsidRDefault="00806F90" w:rsidP="00806F90">
      <w:pPr>
        <w:pStyle w:val="Heading4"/>
      </w:pPr>
      <w:r>
        <w:t>Processing</w:t>
      </w:r>
    </w:p>
    <w:p w:rsidR="00967324" w:rsidRDefault="00967324" w:rsidP="00967324"/>
    <w:bookmarkStart w:id="20" w:name="_MON_1443869353"/>
    <w:bookmarkEnd w:id="20"/>
    <w:p w:rsidR="00900BB9" w:rsidRPr="00967324" w:rsidRDefault="008C6869" w:rsidP="00967324">
      <w:r>
        <w:object w:dxaOrig="7194" w:dyaOrig="7425">
          <v:shape id="_x0000_i1032" type="#_x0000_t75" style="width:5in;height:232.2pt" o:ole="">
            <v:imagedata r:id="rId26" o:title=""/>
          </v:shape>
          <o:OLEObject Type="Embed" ProgID="Visio.Drawing.11" ShapeID="_x0000_i1032" DrawAspect="Content" ObjectID="_1501587829" r:id="rId27"/>
        </w:object>
      </w:r>
    </w:p>
    <w:p w:rsidR="00806F90" w:rsidRDefault="00806F90" w:rsidP="00806F90">
      <w:pPr>
        <w:pStyle w:val="Heading4"/>
      </w:pPr>
      <w:r>
        <w:t>Store Local copy of outputs into Module Outputs</w:t>
      </w:r>
    </w:p>
    <w:p w:rsidR="00967324" w:rsidRDefault="00967324" w:rsidP="00967324">
      <w:r>
        <w:t>None</w:t>
      </w:r>
    </w:p>
    <w:p w:rsidR="00967324" w:rsidRDefault="00967324" w:rsidP="00806F90">
      <w:pPr>
        <w:rPr>
          <w:rFonts w:ascii="Arial" w:eastAsia="Times New Roman" w:hAnsi="Arial" w:cs="Times New Roman"/>
          <w:b/>
          <w:sz w:val="24"/>
          <w:szCs w:val="20"/>
        </w:rPr>
      </w:pPr>
      <w:r w:rsidRPr="00967324">
        <w:rPr>
          <w:rFonts w:ascii="Arial" w:eastAsia="Times New Roman" w:hAnsi="Arial" w:cs="Times New Roman"/>
          <w:b/>
          <w:sz w:val="24"/>
          <w:szCs w:val="20"/>
        </w:rPr>
        <w:t>Program Flow End</w:t>
      </w:r>
    </w:p>
    <w:p w:rsidR="00806F90" w:rsidRDefault="00806F90" w:rsidP="00806F90">
      <w:r>
        <w:t>None</w:t>
      </w:r>
    </w:p>
    <w:p w:rsidR="00806F90" w:rsidRDefault="00806F90" w:rsidP="00806F90"/>
    <w:p w:rsidR="00806F90" w:rsidRDefault="00806F90" w:rsidP="00806F90">
      <w:pPr>
        <w:pStyle w:val="Heading3"/>
      </w:pPr>
      <w:proofErr w:type="spellStart"/>
      <w:r>
        <w:t>SComm</w:t>
      </w:r>
      <w:proofErr w:type="spellEnd"/>
      <w:r>
        <w:t xml:space="preserve">: </w:t>
      </w:r>
      <w:proofErr w:type="spellStart"/>
      <w:r w:rsidR="00B41868">
        <w:t>TrqCanc</w:t>
      </w:r>
      <w:r w:rsidR="00967324" w:rsidRPr="00967324">
        <w:t>_Scom_SetCogTrqCal</w:t>
      </w:r>
      <w:proofErr w:type="spellEnd"/>
    </w:p>
    <w:p w:rsidR="00532272" w:rsidRDefault="00806F90" w:rsidP="00532272">
      <w:pPr>
        <w:pStyle w:val="Heading4"/>
      </w:pPr>
      <w:r>
        <w:t>Design Rationale</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Function Name</w:t>
            </w:r>
          </w:p>
        </w:tc>
        <w:tc>
          <w:tcPr>
            <w:tcW w:w="3735" w:type="dxa"/>
          </w:tcPr>
          <w:p w:rsidR="00D80DF5" w:rsidRDefault="00D80DF5" w:rsidP="008C6869">
            <w:pPr>
              <w:spacing w:before="60"/>
              <w:rPr>
                <w:b/>
              </w:rPr>
            </w:pPr>
            <w:proofErr w:type="spellStart"/>
            <w:r w:rsidRPr="00DC35A2">
              <w:rPr>
                <w:rFonts w:ascii="Arial" w:hAnsi="Arial" w:cs="Arial"/>
                <w:sz w:val="16"/>
              </w:rPr>
              <w:t>CoggingTrqTableUpdate</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Type</w:t>
            </w:r>
          </w:p>
        </w:tc>
        <w:tc>
          <w:tcPr>
            <w:tcW w:w="820" w:type="dxa"/>
          </w:tcPr>
          <w:p w:rsidR="00D80DF5" w:rsidRDefault="00D80DF5" w:rsidP="008C6869">
            <w:pPr>
              <w:spacing w:before="60"/>
              <w:rPr>
                <w:rFonts w:ascii="Arial" w:hAnsi="Arial" w:cs="Arial"/>
                <w:sz w:val="16"/>
              </w:rPr>
            </w:pPr>
            <w:r>
              <w:rPr>
                <w:rFonts w:ascii="Arial" w:hAnsi="Arial" w:cs="Arial"/>
                <w:sz w:val="16"/>
              </w:rPr>
              <w:t>Min</w:t>
            </w:r>
          </w:p>
        </w:tc>
        <w:tc>
          <w:tcPr>
            <w:tcW w:w="750" w:type="dxa"/>
          </w:tcPr>
          <w:p w:rsidR="00D80DF5" w:rsidRDefault="00D80DF5" w:rsidP="008C6869">
            <w:pPr>
              <w:spacing w:before="60"/>
              <w:rPr>
                <w:rFonts w:ascii="Arial" w:hAnsi="Arial" w:cs="Arial"/>
                <w:sz w:val="16"/>
              </w:rPr>
            </w:pPr>
            <w:r>
              <w:rPr>
                <w:rFonts w:ascii="Arial" w:hAnsi="Arial" w:cs="Arial"/>
                <w:sz w:val="16"/>
              </w:rPr>
              <w:t>Max</w:t>
            </w:r>
          </w:p>
        </w:tc>
        <w:tc>
          <w:tcPr>
            <w:tcW w:w="600" w:type="dxa"/>
            <w:shd w:val="pct15" w:color="auto" w:fill="auto"/>
          </w:tcPr>
          <w:p w:rsidR="00D80DF5" w:rsidRDefault="00D80DF5" w:rsidP="008C6869">
            <w:pPr>
              <w:spacing w:before="60"/>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 xml:space="preserve">Arguments Passed </w:t>
            </w:r>
          </w:p>
        </w:tc>
        <w:tc>
          <w:tcPr>
            <w:tcW w:w="3735" w:type="dxa"/>
          </w:tcPr>
          <w:p w:rsidR="00D80DF5" w:rsidRPr="00DC35A2" w:rsidRDefault="00D80DF5" w:rsidP="008C6869">
            <w:pPr>
              <w:spacing w:before="60"/>
              <w:rPr>
                <w:rFonts w:ascii="Arial" w:hAnsi="Arial" w:cs="Arial"/>
                <w:sz w:val="16"/>
              </w:rPr>
            </w:pPr>
            <w:r>
              <w:rPr>
                <w:b/>
              </w:rPr>
              <w:t>*</w:t>
            </w:r>
            <w:proofErr w:type="spellStart"/>
            <w:r w:rsidRPr="00532272">
              <w:rPr>
                <w:b/>
              </w:rPr>
              <w:t>CogTrqCalPtr</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Sint16</w:t>
            </w:r>
          </w:p>
        </w:tc>
        <w:tc>
          <w:tcPr>
            <w:tcW w:w="820" w:type="dxa"/>
          </w:tcPr>
          <w:p w:rsidR="00D80DF5" w:rsidRDefault="00D80DF5" w:rsidP="008C6869">
            <w:pPr>
              <w:spacing w:before="60"/>
              <w:rPr>
                <w:rFonts w:ascii="Arial" w:hAnsi="Arial" w:cs="Arial"/>
                <w:sz w:val="16"/>
              </w:rPr>
            </w:pPr>
            <w:r>
              <w:rPr>
                <w:rFonts w:ascii="Arial" w:hAnsi="Arial" w:cs="Arial"/>
                <w:sz w:val="16"/>
              </w:rPr>
              <w:t>-1</w:t>
            </w:r>
          </w:p>
        </w:tc>
        <w:tc>
          <w:tcPr>
            <w:tcW w:w="750" w:type="dxa"/>
          </w:tcPr>
          <w:p w:rsidR="00D80DF5" w:rsidRDefault="00D80DF5" w:rsidP="008C6869">
            <w:pPr>
              <w:spacing w:before="60"/>
              <w:rPr>
                <w:rFonts w:ascii="Arial" w:hAnsi="Arial" w:cs="Arial"/>
                <w:sz w:val="16"/>
              </w:rPr>
            </w:pPr>
            <w:r>
              <w:rPr>
                <w:rFonts w:ascii="Arial" w:hAnsi="Arial" w:cs="Arial"/>
                <w:sz w:val="16"/>
              </w:rPr>
              <w:t>1</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p>
        </w:tc>
        <w:tc>
          <w:tcPr>
            <w:tcW w:w="3735" w:type="dxa"/>
          </w:tcPr>
          <w:p w:rsidR="00D80DF5" w:rsidRPr="00532272" w:rsidRDefault="00D80DF5" w:rsidP="008C6869">
            <w:pPr>
              <w:spacing w:before="60"/>
              <w:rPr>
                <w:b/>
              </w:rPr>
            </w:pPr>
            <w:r w:rsidRPr="00532272">
              <w:rPr>
                <w:b/>
              </w:rPr>
              <w:t>ID</w:t>
            </w:r>
          </w:p>
        </w:tc>
        <w:tc>
          <w:tcPr>
            <w:tcW w:w="1052" w:type="dxa"/>
          </w:tcPr>
          <w:p w:rsidR="00D80DF5" w:rsidRDefault="00D80DF5" w:rsidP="008C6869">
            <w:pPr>
              <w:spacing w:before="60"/>
              <w:rPr>
                <w:rFonts w:ascii="Arial" w:hAnsi="Arial" w:cs="Arial"/>
                <w:sz w:val="16"/>
              </w:rPr>
            </w:pPr>
            <w:r>
              <w:rPr>
                <w:rFonts w:ascii="Arial" w:hAnsi="Arial" w:cs="Arial"/>
                <w:sz w:val="16"/>
              </w:rPr>
              <w:t>Unit16</w:t>
            </w:r>
          </w:p>
        </w:tc>
        <w:tc>
          <w:tcPr>
            <w:tcW w:w="820" w:type="dxa"/>
          </w:tcPr>
          <w:p w:rsidR="00D80DF5" w:rsidRDefault="00D80DF5" w:rsidP="008C6869">
            <w:pPr>
              <w:spacing w:before="60"/>
              <w:rPr>
                <w:rFonts w:ascii="Arial" w:hAnsi="Arial" w:cs="Arial"/>
                <w:sz w:val="16"/>
              </w:rPr>
            </w:pPr>
            <w:r>
              <w:rPr>
                <w:rFonts w:ascii="Arial" w:hAnsi="Arial" w:cs="Arial"/>
                <w:sz w:val="16"/>
              </w:rPr>
              <w:t>0</w:t>
            </w:r>
          </w:p>
        </w:tc>
        <w:tc>
          <w:tcPr>
            <w:tcW w:w="750" w:type="dxa"/>
          </w:tcPr>
          <w:p w:rsidR="00D80DF5" w:rsidRDefault="00D80DF5" w:rsidP="008C6869">
            <w:pPr>
              <w:spacing w:before="60"/>
              <w:rPr>
                <w:rFonts w:ascii="Arial" w:hAnsi="Arial" w:cs="Arial"/>
                <w:sz w:val="16"/>
              </w:rPr>
            </w:pPr>
            <w:r>
              <w:rPr>
                <w:rFonts w:ascii="Arial" w:hAnsi="Arial" w:cs="Arial"/>
                <w:sz w:val="16"/>
              </w:rPr>
              <w:t>4</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Return Value</w:t>
            </w:r>
          </w:p>
        </w:tc>
        <w:tc>
          <w:tcPr>
            <w:tcW w:w="3735" w:type="dxa"/>
          </w:tcPr>
          <w:p w:rsidR="00D80DF5" w:rsidRDefault="00D80DF5" w:rsidP="008C6869">
            <w:pPr>
              <w:spacing w:before="60"/>
              <w:rPr>
                <w:rFonts w:ascii="Arial" w:hAnsi="Arial" w:cs="Arial"/>
                <w:sz w:val="16"/>
              </w:rPr>
            </w:pPr>
            <w:r>
              <w:rPr>
                <w:rFonts w:ascii="Arial" w:hAnsi="Arial" w:cs="Arial"/>
                <w:sz w:val="16"/>
              </w:rPr>
              <w:t>None</w:t>
            </w:r>
          </w:p>
        </w:tc>
        <w:tc>
          <w:tcPr>
            <w:tcW w:w="1052" w:type="dxa"/>
          </w:tcPr>
          <w:p w:rsidR="00D80DF5" w:rsidRDefault="00D80DF5" w:rsidP="008C6869">
            <w:pPr>
              <w:spacing w:before="60"/>
              <w:rPr>
                <w:rFonts w:ascii="Arial" w:hAnsi="Arial" w:cs="Arial"/>
                <w:sz w:val="16"/>
              </w:rPr>
            </w:pPr>
          </w:p>
        </w:tc>
        <w:tc>
          <w:tcPr>
            <w:tcW w:w="820" w:type="dxa"/>
          </w:tcPr>
          <w:p w:rsidR="00D80DF5" w:rsidRDefault="00D80DF5" w:rsidP="008C6869">
            <w:pPr>
              <w:spacing w:before="60"/>
              <w:rPr>
                <w:rFonts w:ascii="Arial" w:hAnsi="Arial" w:cs="Arial"/>
                <w:sz w:val="16"/>
              </w:rPr>
            </w:pPr>
          </w:p>
        </w:tc>
        <w:tc>
          <w:tcPr>
            <w:tcW w:w="750" w:type="dxa"/>
          </w:tcPr>
          <w:p w:rsidR="00D80DF5" w:rsidRDefault="00D80DF5" w:rsidP="008C6869">
            <w:pPr>
              <w:spacing w:before="60"/>
              <w:rPr>
                <w:rFonts w:ascii="Arial" w:hAnsi="Arial" w:cs="Arial"/>
                <w:sz w:val="16"/>
              </w:rPr>
            </w:pPr>
          </w:p>
        </w:tc>
        <w:tc>
          <w:tcPr>
            <w:tcW w:w="600" w:type="dxa"/>
          </w:tcPr>
          <w:p w:rsidR="00D80DF5" w:rsidRDefault="00D80DF5" w:rsidP="008C6869">
            <w:pPr>
              <w:spacing w:before="60"/>
              <w:rPr>
                <w:rFonts w:ascii="Arial" w:hAnsi="Arial" w:cs="Arial"/>
                <w:sz w:val="16"/>
              </w:rPr>
            </w:pPr>
          </w:p>
        </w:tc>
      </w:tr>
    </w:tbl>
    <w:p w:rsidR="00D80DF5" w:rsidRPr="00D80DF5" w:rsidRDefault="00D80DF5" w:rsidP="00D80DF5"/>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lastRenderedPageBreak/>
        <w:t>#</w:t>
      </w:r>
      <w:proofErr w:type="spellStart"/>
      <w:r w:rsidRPr="00532272">
        <w:rPr>
          <w:rFonts w:asciiTheme="minorHAnsi" w:eastAsiaTheme="minorEastAsia" w:hAnsiTheme="minorHAnsi" w:cstheme="minorBidi"/>
          <w:b w:val="0"/>
          <w:sz w:val="22"/>
          <w:szCs w:val="22"/>
        </w:rPr>
        <w:t>ifdef</w:t>
      </w:r>
      <w:proofErr w:type="spellEnd"/>
      <w:r w:rsidRPr="00532272">
        <w:rPr>
          <w:rFonts w:asciiTheme="minorHAnsi" w:eastAsiaTheme="minorEastAsia" w:hAnsiTheme="minorHAnsi" w:cstheme="minorBidi"/>
          <w:b w:val="0"/>
          <w:sz w:val="22"/>
          <w:szCs w:val="22"/>
        </w:rPr>
        <w:t xml:space="preserve"> RTE_PTR2ARRAYBASETYPE_PASSING</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proofErr w:type="gramStart"/>
      <w:r w:rsidRPr="00532272">
        <w:rPr>
          <w:rFonts w:asciiTheme="minorHAnsi" w:eastAsiaTheme="minorEastAsia" w:hAnsiTheme="minorHAnsi" w:cstheme="minorBidi"/>
          <w:b w:val="0"/>
          <w:sz w:val="22"/>
          <w:szCs w:val="22"/>
        </w:rPr>
        <w:t>FUNC(</w:t>
      </w:r>
      <w:proofErr w:type="gramEnd"/>
      <w:r w:rsidRPr="00532272">
        <w:rPr>
          <w:rFonts w:asciiTheme="minorHAnsi" w:eastAsiaTheme="minorEastAsia" w:hAnsiTheme="minorHAnsi" w:cstheme="minorBidi"/>
          <w:b w:val="0"/>
          <w:sz w:val="22"/>
          <w:szCs w:val="22"/>
        </w:rPr>
        <w:t>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proofErr w:type="spellStart"/>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w:t>
      </w:r>
      <w:proofErr w:type="spellEnd"/>
      <w:r w:rsidRPr="00532272">
        <w:rPr>
          <w:rFonts w:asciiTheme="minorHAnsi" w:eastAsiaTheme="minorEastAsia" w:hAnsiTheme="minorHAnsi" w:cstheme="minorBidi"/>
          <w:b w:val="0"/>
          <w:sz w:val="22"/>
          <w:szCs w:val="22"/>
        </w:rPr>
        <w:t>(P2CONST(UInt16,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_APPL_DATA) </w:t>
      </w:r>
      <w:bookmarkStart w:id="21" w:name="OLE_LINK24"/>
      <w:bookmarkStart w:id="22" w:name="OLE_LINK25"/>
      <w:proofErr w:type="spellStart"/>
      <w:r w:rsidRPr="00532272">
        <w:rPr>
          <w:rFonts w:asciiTheme="minorHAnsi" w:eastAsiaTheme="minorEastAsia" w:hAnsiTheme="minorHAnsi" w:cstheme="minorBidi"/>
          <w:b w:val="0"/>
          <w:sz w:val="22"/>
          <w:szCs w:val="22"/>
        </w:rPr>
        <w:t>CogTrqCalPtr</w:t>
      </w:r>
      <w:bookmarkEnd w:id="21"/>
      <w:bookmarkEnd w:id="22"/>
      <w:proofErr w:type="spellEnd"/>
      <w:r w:rsidRPr="00532272">
        <w:rPr>
          <w:rFonts w:asciiTheme="minorHAnsi" w:eastAsiaTheme="minorEastAsia" w:hAnsiTheme="minorHAnsi" w:cstheme="minorBidi"/>
          <w:b w:val="0"/>
          <w:sz w:val="22"/>
          <w:szCs w:val="22"/>
        </w:rPr>
        <w:t xml:space="preserve">, UInt16 </w:t>
      </w:r>
      <w:bookmarkStart w:id="23" w:name="OLE_LINK27"/>
      <w:r w:rsidRPr="00532272">
        <w:rPr>
          <w:rFonts w:asciiTheme="minorHAnsi" w:eastAsiaTheme="minorEastAsia" w:hAnsiTheme="minorHAnsi" w:cstheme="minorBidi"/>
          <w:b w:val="0"/>
          <w:sz w:val="22"/>
          <w:szCs w:val="22"/>
        </w:rPr>
        <w:t>ID</w:t>
      </w:r>
      <w:bookmarkEnd w:id="23"/>
      <w:r w:rsidRPr="00532272">
        <w:rPr>
          <w:rFonts w:asciiTheme="minorHAnsi" w:eastAsiaTheme="minorEastAsia" w:hAnsiTheme="minorHAnsi" w:cstheme="minorBidi"/>
          <w:b w:val="0"/>
          <w:sz w:val="22"/>
          <w:szCs w:val="22"/>
        </w:rPr>
        <w:t>)</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t>#else</w:t>
      </w:r>
    </w:p>
    <w:p w:rsidR="00532272" w:rsidRDefault="00532272" w:rsidP="00532272">
      <w:pPr>
        <w:pStyle w:val="Heading4"/>
        <w:numPr>
          <w:ilvl w:val="0"/>
          <w:numId w:val="0"/>
        </w:numPr>
        <w:rPr>
          <w:rFonts w:asciiTheme="minorHAnsi" w:eastAsiaTheme="minorEastAsia" w:hAnsiTheme="minorHAnsi" w:cstheme="minorBidi"/>
          <w:b w:val="0"/>
          <w:sz w:val="22"/>
          <w:szCs w:val="22"/>
        </w:rPr>
      </w:pPr>
      <w:proofErr w:type="gramStart"/>
      <w:r w:rsidRPr="00532272">
        <w:rPr>
          <w:rFonts w:asciiTheme="minorHAnsi" w:eastAsiaTheme="minorEastAsia" w:hAnsiTheme="minorHAnsi" w:cstheme="minorBidi"/>
          <w:b w:val="0"/>
          <w:sz w:val="22"/>
          <w:szCs w:val="22"/>
        </w:rPr>
        <w:t>FUNC(</w:t>
      </w:r>
      <w:proofErr w:type="gramEnd"/>
      <w:r w:rsidRPr="00532272">
        <w:rPr>
          <w:rFonts w:asciiTheme="minorHAnsi" w:eastAsiaTheme="minorEastAsia" w:hAnsiTheme="minorHAnsi" w:cstheme="minorBidi"/>
          <w:b w:val="0"/>
          <w:sz w:val="22"/>
          <w:szCs w:val="22"/>
        </w:rPr>
        <w:t>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proofErr w:type="spellStart"/>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w:t>
      </w:r>
      <w:proofErr w:type="spellEnd"/>
      <w:r w:rsidRPr="00532272">
        <w:rPr>
          <w:rFonts w:asciiTheme="minorHAnsi" w:eastAsiaTheme="minorEastAsia" w:hAnsiTheme="minorHAnsi" w:cstheme="minorBidi"/>
          <w:b w:val="0"/>
          <w:sz w:val="22"/>
          <w:szCs w:val="22"/>
        </w:rPr>
        <w:t>(P2CONST(</w:t>
      </w:r>
      <w:proofErr w:type="spellStart"/>
      <w:r w:rsidRPr="00532272">
        <w:rPr>
          <w:rFonts w:asciiTheme="minorHAnsi" w:eastAsiaTheme="minorEastAsia" w:hAnsiTheme="minorHAnsi" w:cstheme="minorBidi"/>
          <w:b w:val="0"/>
          <w:sz w:val="22"/>
          <w:szCs w:val="22"/>
        </w:rPr>
        <w:t>CoggingCancTrq</w:t>
      </w:r>
      <w:proofErr w:type="spellEnd"/>
      <w:r w:rsidRPr="00532272">
        <w:rPr>
          <w:rFonts w:asciiTheme="minorHAnsi" w:eastAsiaTheme="minorEastAsia" w:hAnsiTheme="minorHAnsi" w:cstheme="minorBidi"/>
          <w:b w:val="0"/>
          <w:sz w:val="22"/>
          <w:szCs w:val="22"/>
        </w:rPr>
        <w:t>,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_APPL_DATA) </w:t>
      </w:r>
      <w:proofErr w:type="spellStart"/>
      <w:r w:rsidRPr="00532272">
        <w:rPr>
          <w:rFonts w:asciiTheme="minorHAnsi" w:eastAsiaTheme="minorEastAsia" w:hAnsiTheme="minorHAnsi" w:cstheme="minorBidi"/>
          <w:b w:val="0"/>
          <w:sz w:val="22"/>
          <w:szCs w:val="22"/>
        </w:rPr>
        <w:t>CogTrqCalPtr</w:t>
      </w:r>
      <w:proofErr w:type="spellEnd"/>
      <w:r w:rsidRPr="00532272">
        <w:rPr>
          <w:rFonts w:asciiTheme="minorHAnsi" w:eastAsiaTheme="minorEastAsia" w:hAnsiTheme="minorHAnsi" w:cstheme="minorBidi"/>
          <w:b w:val="0"/>
          <w:sz w:val="22"/>
          <w:szCs w:val="22"/>
        </w:rPr>
        <w:t>, UInt16 ID)</w:t>
      </w:r>
    </w:p>
    <w:p w:rsidR="00532272" w:rsidRPr="00532272" w:rsidRDefault="00532272" w:rsidP="00532272">
      <w:r w:rsidRPr="00532272">
        <w:t>#</w:t>
      </w:r>
      <w:proofErr w:type="spellStart"/>
      <w:r w:rsidRPr="00532272">
        <w:t>endif</w:t>
      </w:r>
      <w:proofErr w:type="spellEnd"/>
    </w:p>
    <w:p w:rsidR="00806F90" w:rsidRDefault="00806F90" w:rsidP="00532272">
      <w:pPr>
        <w:pStyle w:val="Heading4"/>
      </w:pPr>
      <w:r>
        <w:t>Program Flow Start</w:t>
      </w:r>
    </w:p>
    <w:p w:rsidR="00FE5605" w:rsidRDefault="00967324" w:rsidP="00FE5605">
      <w:r>
        <w:t>None</w:t>
      </w:r>
    </w:p>
    <w:p w:rsidR="00967324" w:rsidRDefault="00967324" w:rsidP="00967324">
      <w:pPr>
        <w:pStyle w:val="Heading4"/>
      </w:pPr>
      <w:r>
        <w:t>Store Module Inputs to Local copies</w:t>
      </w:r>
    </w:p>
    <w:p w:rsidR="00967324" w:rsidRPr="00806F90" w:rsidRDefault="00967324" w:rsidP="00967324">
      <w:r>
        <w:t>None</w:t>
      </w:r>
    </w:p>
    <w:p w:rsidR="00967324" w:rsidRDefault="00967324" w:rsidP="00967324">
      <w:pPr>
        <w:pStyle w:val="Heading4"/>
      </w:pPr>
      <w:r>
        <w:lastRenderedPageBreak/>
        <w:t>Processing</w:t>
      </w:r>
    </w:p>
    <w:bookmarkStart w:id="24" w:name="_MON_1443869595"/>
    <w:bookmarkEnd w:id="24"/>
    <w:p w:rsidR="00967324" w:rsidRPr="00967324" w:rsidRDefault="008C6869" w:rsidP="00967324">
      <w:r>
        <w:object w:dxaOrig="7194" w:dyaOrig="8643">
          <v:shape id="_x0000_i1033" type="#_x0000_t75" style="width:5in;height:6in" o:ole="">
            <v:imagedata r:id="rId28" o:title=""/>
          </v:shape>
          <o:OLEObject Type="Embed" ProgID="Visio.Drawing.11" ShapeID="_x0000_i1033" DrawAspect="Content" ObjectID="_1501587830" r:id="rId29"/>
        </w:object>
      </w:r>
    </w:p>
    <w:p w:rsidR="00967324" w:rsidRDefault="00967324" w:rsidP="00967324">
      <w:pPr>
        <w:pStyle w:val="Heading4"/>
      </w:pPr>
      <w:r>
        <w:t>Store Local copy of outputs into Module Outputs</w:t>
      </w:r>
    </w:p>
    <w:p w:rsidR="00967324" w:rsidRDefault="00967324" w:rsidP="00967324">
      <w:r>
        <w:t>None</w:t>
      </w:r>
    </w:p>
    <w:p w:rsidR="00967324" w:rsidRPr="00AD1094" w:rsidRDefault="00967324" w:rsidP="00AD1094">
      <w:pPr>
        <w:pStyle w:val="Heading4"/>
      </w:pPr>
      <w:r w:rsidRPr="00967324">
        <w:t>Program Flow End</w:t>
      </w:r>
    </w:p>
    <w:p w:rsidR="00967324" w:rsidRDefault="00967324" w:rsidP="00967324">
      <w:r>
        <w:t>None</w:t>
      </w:r>
    </w:p>
    <w:p w:rsidR="00967324" w:rsidRDefault="00967324" w:rsidP="00FE5605"/>
    <w:p w:rsidR="00E86D0A" w:rsidRDefault="00E86D0A" w:rsidP="00E86D0A">
      <w:pPr>
        <w:pStyle w:val="Heading2"/>
      </w:pPr>
      <w:r>
        <w:lastRenderedPageBreak/>
        <w:t>Local Function/Macro Definitions</w:t>
      </w:r>
    </w:p>
    <w:p w:rsidR="00DC35A2" w:rsidRDefault="00DC35A2" w:rsidP="00E86D0A"/>
    <w:p w:rsidR="00DC35A2" w:rsidRDefault="00DC35A2" w:rsidP="00DC35A2">
      <w:pPr>
        <w:pStyle w:val="Heading3"/>
      </w:pPr>
      <w:bookmarkStart w:id="25" w:name="OLE_LINK35"/>
      <w:bookmarkStart w:id="26" w:name="OLE_LINK36"/>
      <w:r w:rsidRPr="00DC35A2">
        <w:t>CoggingTrqTableUpdate</w:t>
      </w:r>
      <w:r>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Function Name</w:t>
            </w:r>
          </w:p>
        </w:tc>
        <w:tc>
          <w:tcPr>
            <w:tcW w:w="3735" w:type="dxa"/>
          </w:tcPr>
          <w:p w:rsidR="00DC35A2" w:rsidRDefault="00DC35A2" w:rsidP="007C24D1">
            <w:pPr>
              <w:spacing w:before="60"/>
              <w:rPr>
                <w:rFonts w:ascii="Arial" w:hAnsi="Arial" w:cs="Arial"/>
                <w:sz w:val="16"/>
              </w:rPr>
            </w:pPr>
            <w:proofErr w:type="spellStart"/>
            <w:r w:rsidRPr="00DC35A2">
              <w:rPr>
                <w:rFonts w:ascii="Arial" w:hAnsi="Arial" w:cs="Arial"/>
                <w:sz w:val="16"/>
              </w:rPr>
              <w:t>CoggingTrqTableUpdate</w:t>
            </w:r>
            <w:proofErr w:type="spellEnd"/>
          </w:p>
        </w:tc>
        <w:tc>
          <w:tcPr>
            <w:tcW w:w="1052"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DC35A2" w:rsidRDefault="00DC35A2"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r>
              <w:rPr>
                <w:rFonts w:ascii="Arial" w:hAnsi="Arial" w:cs="Arial"/>
                <w:sz w:val="16"/>
              </w:rPr>
              <w:t>-</w:t>
            </w:r>
          </w:p>
        </w:tc>
        <w:tc>
          <w:tcPr>
            <w:tcW w:w="750" w:type="dxa"/>
          </w:tcPr>
          <w:p w:rsidR="00DC35A2" w:rsidRDefault="00DC35A2" w:rsidP="007C24D1">
            <w:pPr>
              <w:spacing w:before="60"/>
              <w:rPr>
                <w:rFonts w:ascii="Arial" w:hAnsi="Arial" w:cs="Arial"/>
                <w:sz w:val="16"/>
              </w:rPr>
            </w:pPr>
            <w:r>
              <w:rPr>
                <w:rFonts w:ascii="Arial" w:hAnsi="Arial" w:cs="Arial"/>
                <w:sz w:val="16"/>
              </w:rPr>
              <w:t>-</w:t>
            </w:r>
          </w:p>
        </w:tc>
        <w:tc>
          <w:tcPr>
            <w:tcW w:w="600" w:type="dxa"/>
            <w:shd w:val="pct15" w:color="auto" w:fill="auto"/>
          </w:tcPr>
          <w:p w:rsidR="00DC35A2" w:rsidRDefault="00DC35A2" w:rsidP="007C24D1">
            <w:pPr>
              <w:spacing w:before="60"/>
              <w:rPr>
                <w:rFonts w:ascii="Arial" w:hAnsi="Arial" w:cs="Arial"/>
                <w:sz w:val="16"/>
              </w:rPr>
            </w:pP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Return Value</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bookmarkStart w:id="27" w:name="OLE_LINK34"/>
            <w:r>
              <w:rPr>
                <w:rFonts w:ascii="Arial" w:hAnsi="Arial" w:cs="Arial"/>
                <w:sz w:val="16"/>
              </w:rPr>
              <w:t>N/A</w:t>
            </w:r>
            <w:bookmarkEnd w:id="27"/>
          </w:p>
        </w:tc>
        <w:tc>
          <w:tcPr>
            <w:tcW w:w="750" w:type="dxa"/>
          </w:tcPr>
          <w:p w:rsidR="00DC35A2" w:rsidRDefault="00DC35A2" w:rsidP="007C24D1">
            <w:pPr>
              <w:spacing w:before="60"/>
              <w:rPr>
                <w:rFonts w:ascii="Arial" w:hAnsi="Arial" w:cs="Arial"/>
                <w:sz w:val="16"/>
              </w:rPr>
            </w:pPr>
            <w:r>
              <w:rPr>
                <w:rFonts w:ascii="Arial" w:hAnsi="Arial" w:cs="Arial"/>
                <w:sz w:val="16"/>
              </w:rPr>
              <w:t>N/A</w:t>
            </w:r>
          </w:p>
        </w:tc>
        <w:tc>
          <w:tcPr>
            <w:tcW w:w="600" w:type="dxa"/>
          </w:tcPr>
          <w:p w:rsidR="00DC35A2" w:rsidRDefault="00DC35A2" w:rsidP="007C24D1">
            <w:pPr>
              <w:spacing w:before="60"/>
              <w:rPr>
                <w:rFonts w:ascii="Arial" w:hAnsi="Arial" w:cs="Arial"/>
                <w:sz w:val="16"/>
              </w:rPr>
            </w:pPr>
          </w:p>
        </w:tc>
      </w:tr>
    </w:tbl>
    <w:p w:rsidR="00DC35A2" w:rsidRDefault="00DC35A2" w:rsidP="00DC35A2">
      <w:pPr>
        <w:pStyle w:val="Heading4"/>
        <w:tabs>
          <w:tab w:val="clear" w:pos="864"/>
        </w:tabs>
      </w:pPr>
      <w:bookmarkStart w:id="28" w:name="OLE_LINK39"/>
      <w:bookmarkStart w:id="29" w:name="OLE_LINK40"/>
      <w:bookmarkEnd w:id="25"/>
      <w:bookmarkEnd w:id="26"/>
      <w:r>
        <w:t>Description</w:t>
      </w:r>
    </w:p>
    <w:bookmarkEnd w:id="28"/>
    <w:bookmarkEnd w:id="29"/>
    <w:p w:rsidR="00E86D0A" w:rsidRDefault="00022266" w:rsidP="00E86D0A">
      <w:r w:rsidRPr="00022266">
        <w:t xml:space="preserve"> </w:t>
      </w:r>
      <w:r w:rsidR="00686504">
        <w:object w:dxaOrig="14075" w:dyaOrig="10884">
          <v:shape id="_x0000_i1034" type="#_x0000_t75" style="width:431.4pt;height:333pt" o:ole="">
            <v:imagedata r:id="rId30" o:title=""/>
          </v:shape>
          <o:OLEObject Type="Embed" ProgID="Visio.Drawing.11" ShapeID="_x0000_i1034" DrawAspect="Content" ObjectID="_1501587831" r:id="rId31"/>
        </w:object>
      </w:r>
    </w:p>
    <w:p w:rsidR="00AE6317" w:rsidRDefault="00973DDF" w:rsidP="00E86D0A">
      <w:r>
        <w:object w:dxaOrig="11250" w:dyaOrig="9264">
          <v:shape id="_x0000_i1035" type="#_x0000_t75" style="width:6in;height:355.2pt" o:ole="">
            <v:imagedata r:id="rId32" o:title=""/>
          </v:shape>
          <o:OLEObject Type="Embed" ProgID="Visio.Drawing.11" ShapeID="_x0000_i1035" DrawAspect="Content" ObjectID="_1501587832" r:id="rId33"/>
        </w:object>
      </w:r>
    </w:p>
    <w:p w:rsidR="00022266" w:rsidRDefault="00022266" w:rsidP="00E86D0A"/>
    <w:p w:rsidR="00022266" w:rsidRDefault="00022266" w:rsidP="00022266">
      <w:pPr>
        <w:pStyle w:val="Heading3"/>
      </w:pPr>
      <w:proofErr w:type="spellStart"/>
      <w:r w:rsidRPr="00022266">
        <w:t>SinLookup</w:t>
      </w:r>
      <w:proofErr w:type="spellEnd"/>
      <w:r>
        <w:t xml:space="preserve">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Function Name</w:t>
            </w:r>
          </w:p>
        </w:tc>
        <w:tc>
          <w:tcPr>
            <w:tcW w:w="3735" w:type="dxa"/>
          </w:tcPr>
          <w:p w:rsidR="00022266" w:rsidRDefault="00022266" w:rsidP="007C24D1">
            <w:pPr>
              <w:spacing w:before="60"/>
              <w:rPr>
                <w:rFonts w:ascii="Arial" w:hAnsi="Arial" w:cs="Arial"/>
                <w:sz w:val="16"/>
              </w:rPr>
            </w:pPr>
            <w:proofErr w:type="spellStart"/>
            <w:r w:rsidRPr="00022266">
              <w:rPr>
                <w:rFonts w:ascii="Arial" w:hAnsi="Arial" w:cs="Arial"/>
                <w:sz w:val="16"/>
              </w:rPr>
              <w:t>SinLookup</w:t>
            </w:r>
            <w:proofErr w:type="spellEnd"/>
          </w:p>
        </w:tc>
        <w:tc>
          <w:tcPr>
            <w:tcW w:w="1052"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022266" w:rsidRDefault="00022266"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Theta_Rad_T_f32</w:t>
            </w:r>
          </w:p>
        </w:tc>
        <w:tc>
          <w:tcPr>
            <w:tcW w:w="1052" w:type="dxa"/>
          </w:tcPr>
          <w:p w:rsidR="00022266" w:rsidRDefault="00AE6317" w:rsidP="007C24D1">
            <w:pPr>
              <w:spacing w:before="60"/>
              <w:rPr>
                <w:rFonts w:ascii="Arial" w:hAnsi="Arial" w:cs="Arial"/>
                <w:sz w:val="16"/>
              </w:rPr>
            </w:pPr>
            <w:bookmarkStart w:id="30" w:name="OLE_LINK37"/>
            <w:bookmarkStart w:id="31" w:name="OLE_LINK38"/>
            <w:r>
              <w:rPr>
                <w:rFonts w:ascii="Arial" w:hAnsi="Arial" w:cs="Arial"/>
                <w:sz w:val="16"/>
              </w:rPr>
              <w:t>Float32</w:t>
            </w:r>
            <w:bookmarkEnd w:id="30"/>
            <w:bookmarkEnd w:id="31"/>
          </w:p>
        </w:tc>
        <w:tc>
          <w:tcPr>
            <w:tcW w:w="820" w:type="dxa"/>
          </w:tcPr>
          <w:p w:rsidR="00022266" w:rsidRDefault="00022266" w:rsidP="007C24D1">
            <w:pPr>
              <w:spacing w:before="60"/>
              <w:rPr>
                <w:rFonts w:ascii="Arial" w:hAnsi="Arial" w:cs="Arial"/>
                <w:sz w:val="16"/>
              </w:rPr>
            </w:pPr>
            <w:r>
              <w:rPr>
                <w:rFonts w:ascii="Arial" w:hAnsi="Arial" w:cs="Arial"/>
                <w:sz w:val="16"/>
              </w:rPr>
              <w:t>-</w:t>
            </w:r>
            <w:r w:rsidR="00AE6317">
              <w:rPr>
                <w:rFonts w:ascii="Arial" w:hAnsi="Arial" w:cs="Arial"/>
                <w:sz w:val="16"/>
              </w:rPr>
              <w:t>-2*pi</w:t>
            </w:r>
          </w:p>
        </w:tc>
        <w:tc>
          <w:tcPr>
            <w:tcW w:w="750" w:type="dxa"/>
          </w:tcPr>
          <w:p w:rsidR="00022266" w:rsidRDefault="00AE6317" w:rsidP="007C24D1">
            <w:pPr>
              <w:spacing w:before="60"/>
              <w:rPr>
                <w:rFonts w:ascii="Arial" w:hAnsi="Arial" w:cs="Arial"/>
                <w:sz w:val="16"/>
              </w:rPr>
            </w:pPr>
            <w:r>
              <w:rPr>
                <w:rFonts w:ascii="Arial" w:hAnsi="Arial" w:cs="Arial"/>
                <w:sz w:val="16"/>
              </w:rPr>
              <w:t>2*pi</w:t>
            </w:r>
          </w:p>
        </w:tc>
        <w:tc>
          <w:tcPr>
            <w:tcW w:w="600" w:type="dxa"/>
            <w:shd w:val="pct15" w:color="auto" w:fill="auto"/>
          </w:tcPr>
          <w:p w:rsidR="00022266" w:rsidRDefault="00022266" w:rsidP="007C24D1">
            <w:pPr>
              <w:spacing w:before="60"/>
              <w:rPr>
                <w:rFonts w:ascii="Arial" w:hAnsi="Arial" w:cs="Arial"/>
                <w:sz w:val="16"/>
              </w:rPr>
            </w:pP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Return Value</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Result_Uls_T_f32</w:t>
            </w:r>
          </w:p>
        </w:tc>
        <w:tc>
          <w:tcPr>
            <w:tcW w:w="1052" w:type="dxa"/>
          </w:tcPr>
          <w:p w:rsidR="00022266" w:rsidRDefault="00AE6317" w:rsidP="007C24D1">
            <w:pPr>
              <w:spacing w:before="60"/>
              <w:rPr>
                <w:rFonts w:ascii="Arial" w:hAnsi="Arial" w:cs="Arial"/>
                <w:sz w:val="16"/>
              </w:rPr>
            </w:pPr>
            <w:r>
              <w:rPr>
                <w:rFonts w:ascii="Arial" w:hAnsi="Arial" w:cs="Arial"/>
                <w:sz w:val="16"/>
              </w:rPr>
              <w:t>Float32</w:t>
            </w:r>
          </w:p>
        </w:tc>
        <w:tc>
          <w:tcPr>
            <w:tcW w:w="820" w:type="dxa"/>
          </w:tcPr>
          <w:p w:rsidR="00022266" w:rsidRDefault="00AE6317" w:rsidP="007C24D1">
            <w:pPr>
              <w:spacing w:before="60"/>
              <w:rPr>
                <w:rFonts w:ascii="Arial" w:hAnsi="Arial" w:cs="Arial"/>
                <w:sz w:val="16"/>
              </w:rPr>
            </w:pPr>
            <w:r>
              <w:rPr>
                <w:rFonts w:ascii="Arial" w:hAnsi="Arial" w:cs="Arial"/>
                <w:sz w:val="16"/>
              </w:rPr>
              <w:t>-1</w:t>
            </w:r>
          </w:p>
        </w:tc>
        <w:tc>
          <w:tcPr>
            <w:tcW w:w="750" w:type="dxa"/>
          </w:tcPr>
          <w:p w:rsidR="00022266" w:rsidRDefault="00AE6317" w:rsidP="007C24D1">
            <w:pPr>
              <w:spacing w:before="60"/>
              <w:rPr>
                <w:rFonts w:ascii="Arial" w:hAnsi="Arial" w:cs="Arial"/>
                <w:sz w:val="16"/>
              </w:rPr>
            </w:pPr>
            <w:r>
              <w:rPr>
                <w:rFonts w:ascii="Arial" w:hAnsi="Arial" w:cs="Arial"/>
                <w:sz w:val="16"/>
              </w:rPr>
              <w:t>1</w:t>
            </w:r>
          </w:p>
        </w:tc>
        <w:tc>
          <w:tcPr>
            <w:tcW w:w="600" w:type="dxa"/>
          </w:tcPr>
          <w:p w:rsidR="00022266" w:rsidRDefault="00022266" w:rsidP="007C24D1">
            <w:pPr>
              <w:spacing w:before="60"/>
              <w:rPr>
                <w:rFonts w:ascii="Arial" w:hAnsi="Arial" w:cs="Arial"/>
                <w:sz w:val="16"/>
              </w:rPr>
            </w:pPr>
          </w:p>
        </w:tc>
      </w:tr>
    </w:tbl>
    <w:p w:rsidR="00022266" w:rsidRDefault="00022266" w:rsidP="00E86D0A"/>
    <w:p w:rsidR="00AE6317" w:rsidRDefault="00AE6317" w:rsidP="00AE6317">
      <w:pPr>
        <w:pStyle w:val="Heading4"/>
        <w:tabs>
          <w:tab w:val="clear" w:pos="864"/>
        </w:tabs>
      </w:pPr>
      <w:r>
        <w:t>Description</w:t>
      </w:r>
    </w:p>
    <w:p w:rsidR="00022266" w:rsidRDefault="00022266" w:rsidP="00E86D0A"/>
    <w:p w:rsidR="00AE6317" w:rsidRPr="00E86D0A" w:rsidRDefault="00AE6317" w:rsidP="00E86D0A">
      <w:r>
        <w:object w:dxaOrig="8184" w:dyaOrig="18264">
          <v:shape id="_x0000_i1036" type="#_x0000_t75" style="width:290.4pt;height:563.4pt" o:ole="">
            <v:imagedata r:id="rId34" o:title=""/>
          </v:shape>
          <o:OLEObject Type="Embed" ProgID="Visio.Drawing.11" ShapeID="_x0000_i1036" DrawAspect="Content" ObjectID="_1501587833" r:id="rId35"/>
        </w:object>
      </w:r>
    </w:p>
    <w:p w:rsidR="00FE5605" w:rsidRDefault="00FE5605" w:rsidP="001A54C5">
      <w:pPr>
        <w:pStyle w:val="Heading1"/>
        <w:pageBreakBefore/>
      </w:pPr>
      <w:r>
        <w:lastRenderedPageBreak/>
        <w:t>Execution Requirements</w:t>
      </w:r>
    </w:p>
    <w:p w:rsidR="00FE5605" w:rsidRDefault="00FE5605" w:rsidP="00FE5605">
      <w:pPr>
        <w:pStyle w:val="Heading2"/>
      </w:pPr>
      <w:r>
        <w:t>Execution Sequence of the Module</w:t>
      </w:r>
    </w:p>
    <w:p w:rsidR="00FE5605" w:rsidRDefault="00FE5605" w:rsidP="00FE5605">
      <w:r>
        <w:t>(Describe in words relevant details about the execution sequence of the different sub modules.)</w:t>
      </w:r>
    </w:p>
    <w:p w:rsidR="00FE5605" w:rsidRDefault="00FE5605" w:rsidP="00FE5605">
      <w:pPr>
        <w:pStyle w:val="Heading2"/>
      </w:pPr>
      <w:r>
        <w:t>Execution Rates for sub-modules called by the Scheduler</w:t>
      </w:r>
    </w:p>
    <w:p w:rsidR="00FE5605" w:rsidRDefault="00FE5605" w:rsidP="00FE5605">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FE5605" w:rsidTr="00B41868">
        <w:tc>
          <w:tcPr>
            <w:tcW w:w="316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System State(s) in which the function is called</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81542" w:rsidRDefault="00B41868" w:rsidP="00B41868">
            <w:pPr>
              <w:spacing w:before="60"/>
              <w:rPr>
                <w:rFonts w:ascii="Arial" w:hAnsi="Arial" w:cs="Arial"/>
                <w:sz w:val="16"/>
                <w:szCs w:val="16"/>
              </w:rPr>
            </w:pPr>
            <w:r>
              <w:rPr>
                <w:rFonts w:ascii="Arial" w:hAnsi="Arial" w:cs="Arial"/>
                <w:sz w:val="16"/>
                <w:szCs w:val="16"/>
              </w:rPr>
              <w:t>TrqCanc</w:t>
            </w:r>
            <w:r w:rsidR="00023FA6" w:rsidRPr="00023FA6">
              <w:rPr>
                <w:rFonts w:ascii="Arial" w:hAnsi="Arial" w:cs="Arial"/>
                <w:sz w:val="16"/>
                <w:szCs w:val="16"/>
              </w:rPr>
              <w:t>_Per1</w:t>
            </w:r>
          </w:p>
        </w:tc>
        <w:tc>
          <w:tcPr>
            <w:tcW w:w="2070" w:type="dxa"/>
            <w:tcBorders>
              <w:top w:val="single" w:sz="6" w:space="0" w:color="auto"/>
              <w:left w:val="single" w:sz="6" w:space="0" w:color="auto"/>
              <w:bottom w:val="single" w:sz="6" w:space="0" w:color="auto"/>
              <w:right w:val="single" w:sz="6" w:space="0" w:color="auto"/>
            </w:tcBorders>
          </w:tcPr>
          <w:p w:rsidR="00FE5605" w:rsidRPr="00381542" w:rsidRDefault="00FE5605" w:rsidP="00B41868">
            <w:pPr>
              <w:spacing w:before="60"/>
              <w:rPr>
                <w:rFonts w:ascii="Arial" w:hAnsi="Arial" w:cs="Arial"/>
                <w:sz w:val="16"/>
                <w:szCs w:val="16"/>
              </w:rPr>
            </w:pPr>
            <w:r w:rsidRPr="0028000A">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F29F0" w:rsidRDefault="00023FA6" w:rsidP="00B41868">
            <w:pPr>
              <w:spacing w:before="60"/>
              <w:rPr>
                <w:rFonts w:ascii="Arial" w:hAnsi="Arial" w:cs="Arial"/>
                <w:sz w:val="16"/>
                <w:szCs w:val="16"/>
              </w:rPr>
            </w:pPr>
            <w:r w:rsidRPr="00023FA6">
              <w:rPr>
                <w:rFonts w:ascii="Arial" w:hAnsi="Arial" w:cs="Arial"/>
                <w:sz w:val="16"/>
                <w:szCs w:val="16"/>
              </w:rPr>
              <w:t>TrqCogCancRefPer1</w:t>
            </w:r>
          </w:p>
        </w:tc>
        <w:tc>
          <w:tcPr>
            <w:tcW w:w="2070" w:type="dxa"/>
            <w:tcBorders>
              <w:top w:val="single" w:sz="6" w:space="0" w:color="auto"/>
              <w:left w:val="single" w:sz="6" w:space="0" w:color="auto"/>
              <w:bottom w:val="single" w:sz="6" w:space="0" w:color="auto"/>
              <w:right w:val="single" w:sz="6" w:space="0" w:color="auto"/>
            </w:tcBorders>
          </w:tcPr>
          <w:p w:rsidR="00FE5605" w:rsidRDefault="00955555" w:rsidP="00955555">
            <w:pPr>
              <w:rPr>
                <w:rFonts w:ascii="Arial" w:hAnsi="Arial" w:cs="Arial"/>
                <w:sz w:val="16"/>
                <w:szCs w:val="16"/>
              </w:rPr>
            </w:pPr>
            <w:r w:rsidRPr="00955555">
              <w:rPr>
                <w:rFonts w:ascii="Arial" w:hAnsi="Arial" w:cs="Arial"/>
                <w:sz w:val="16"/>
                <w:szCs w:val="16"/>
              </w:rPr>
              <w:t>125us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A409C3" w:rsidRPr="00381542" w:rsidTr="00B41868">
        <w:tc>
          <w:tcPr>
            <w:tcW w:w="3168" w:type="dxa"/>
            <w:tcBorders>
              <w:top w:val="single" w:sz="6" w:space="0" w:color="auto"/>
              <w:left w:val="single" w:sz="6" w:space="0" w:color="auto"/>
              <w:bottom w:val="single" w:sz="6" w:space="0" w:color="auto"/>
              <w:right w:val="single" w:sz="6" w:space="0" w:color="auto"/>
            </w:tcBorders>
          </w:tcPr>
          <w:p w:rsidR="00A409C3" w:rsidRPr="00023FA6" w:rsidRDefault="00A409C3" w:rsidP="00B41868">
            <w:pPr>
              <w:spacing w:before="60"/>
              <w:rPr>
                <w:rFonts w:ascii="Arial" w:hAnsi="Arial" w:cs="Arial"/>
                <w:sz w:val="16"/>
                <w:szCs w:val="16"/>
              </w:rPr>
            </w:pPr>
            <w:proofErr w:type="spellStart"/>
            <w:r>
              <w:rPr>
                <w:rFonts w:ascii="Arial" w:hAnsi="Arial" w:cs="Arial"/>
                <w:sz w:val="16"/>
              </w:rPr>
              <w:t>TrqCanc_Init</w:t>
            </w:r>
            <w:proofErr w:type="spellEnd"/>
          </w:p>
        </w:tc>
        <w:tc>
          <w:tcPr>
            <w:tcW w:w="2070" w:type="dxa"/>
            <w:tcBorders>
              <w:top w:val="single" w:sz="6" w:space="0" w:color="auto"/>
              <w:left w:val="single" w:sz="6" w:space="0" w:color="auto"/>
              <w:bottom w:val="single" w:sz="6" w:space="0" w:color="auto"/>
              <w:right w:val="single" w:sz="6" w:space="0" w:color="auto"/>
            </w:tcBorders>
          </w:tcPr>
          <w:p w:rsidR="00A409C3" w:rsidRPr="00955555" w:rsidRDefault="00A409C3" w:rsidP="00955555">
            <w:pPr>
              <w:rPr>
                <w:rFonts w:ascii="Arial" w:hAnsi="Arial" w:cs="Arial"/>
                <w:sz w:val="16"/>
                <w:szCs w:val="16"/>
              </w:rPr>
            </w:pPr>
            <w:r>
              <w:rPr>
                <w:rFonts w:ascii="Arial" w:hAnsi="Arial" w:cs="Arial"/>
                <w:sz w:val="16"/>
                <w:szCs w:val="16"/>
              </w:rPr>
              <w:t>Init</w:t>
            </w:r>
          </w:p>
        </w:tc>
        <w:tc>
          <w:tcPr>
            <w:tcW w:w="3690" w:type="dxa"/>
            <w:tcBorders>
              <w:top w:val="single" w:sz="6" w:space="0" w:color="auto"/>
              <w:left w:val="single" w:sz="6" w:space="0" w:color="auto"/>
              <w:bottom w:val="single" w:sz="6" w:space="0" w:color="auto"/>
              <w:right w:val="single" w:sz="6" w:space="0" w:color="auto"/>
            </w:tcBorders>
          </w:tcPr>
          <w:p w:rsidR="00A409C3" w:rsidRPr="00F32F80" w:rsidRDefault="00A409C3" w:rsidP="00B41868">
            <w:pPr>
              <w:spacing w:before="60"/>
              <w:rPr>
                <w:rFonts w:ascii="Arial" w:hAnsi="Arial" w:cs="Arial"/>
                <w:sz w:val="16"/>
                <w:szCs w:val="16"/>
              </w:rPr>
            </w:pPr>
            <w:r>
              <w:rPr>
                <w:rFonts w:ascii="Arial" w:hAnsi="Arial" w:cs="Arial"/>
                <w:sz w:val="16"/>
                <w:szCs w:val="16"/>
              </w:rPr>
              <w:t>At Startup</w:t>
            </w:r>
          </w:p>
        </w:tc>
      </w:tr>
    </w:tbl>
    <w:p w:rsidR="00FE5605" w:rsidRDefault="00FE5605" w:rsidP="00FE5605"/>
    <w:p w:rsidR="00FE5605" w:rsidRDefault="00FE5605" w:rsidP="00FE5605">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FE5605" w:rsidTr="00B41868">
        <w:tc>
          <w:tcPr>
            <w:tcW w:w="361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proofErr w:type="spellStart"/>
            <w:r>
              <w:rPr>
                <w:rFonts w:ascii="Arial" w:hAnsi="Arial" w:cs="Arial"/>
                <w:sz w:val="16"/>
              </w:rPr>
              <w:t>TrqCanc</w:t>
            </w:r>
            <w:r w:rsidR="0088206C" w:rsidRPr="0088206C">
              <w:rPr>
                <w:rFonts w:ascii="Arial" w:hAnsi="Arial" w:cs="Arial"/>
                <w:sz w:val="16"/>
              </w:rPr>
              <w:t>_Scom_ReadCogTrqCal</w:t>
            </w:r>
            <w:proofErr w:type="spellEnd"/>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proofErr w:type="spellStart"/>
            <w:r w:rsidRPr="00E36D9C">
              <w:rPr>
                <w:rFonts w:ascii="Arial" w:hAnsi="Arial" w:cs="Arial"/>
                <w:sz w:val="16"/>
              </w:rPr>
              <w:t>EPS_DiagSrvc</w:t>
            </w:r>
            <w:proofErr w:type="spellEnd"/>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Pr="00743AEC" w:rsidRDefault="00B41868" w:rsidP="00B41868">
            <w:pPr>
              <w:spacing w:before="60"/>
              <w:rPr>
                <w:rFonts w:ascii="Arial" w:hAnsi="Arial" w:cs="Arial"/>
                <w:sz w:val="16"/>
                <w:szCs w:val="16"/>
              </w:rPr>
            </w:pPr>
            <w:proofErr w:type="spellStart"/>
            <w:r>
              <w:rPr>
                <w:rFonts w:ascii="Arial" w:hAnsi="Arial" w:cs="Arial"/>
                <w:sz w:val="16"/>
                <w:szCs w:val="16"/>
              </w:rPr>
              <w:t>TrqCanc</w:t>
            </w:r>
            <w:r w:rsidR="0088206C" w:rsidRPr="0088206C">
              <w:rPr>
                <w:rFonts w:ascii="Arial" w:hAnsi="Arial" w:cs="Arial"/>
                <w:sz w:val="16"/>
                <w:szCs w:val="16"/>
              </w:rPr>
              <w:t>_Scom_SetCogTrqCal</w:t>
            </w:r>
            <w:proofErr w:type="spellEnd"/>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proofErr w:type="spellStart"/>
            <w:r w:rsidRPr="00E36D9C">
              <w:rPr>
                <w:rFonts w:ascii="Arial" w:hAnsi="Arial" w:cs="Arial"/>
                <w:sz w:val="16"/>
              </w:rPr>
              <w:t>EPS_DiagSrvc</w:t>
            </w:r>
            <w:proofErr w:type="spellEnd"/>
          </w:p>
        </w:tc>
      </w:tr>
    </w:tbl>
    <w:p w:rsidR="00FE5605" w:rsidRDefault="00FE5605" w:rsidP="00FE5605">
      <w:pPr>
        <w:pStyle w:val="Heading1"/>
        <w:numPr>
          <w:ilvl w:val="0"/>
          <w:numId w:val="0"/>
        </w:numPr>
      </w:pPr>
    </w:p>
    <w:p w:rsidR="00FE5605" w:rsidRDefault="00FE5605" w:rsidP="00FE5605">
      <w:pPr>
        <w:pStyle w:val="Heading1"/>
      </w:pPr>
      <w:r>
        <w:br w:type="page"/>
      </w:r>
      <w:r>
        <w:lastRenderedPageBreak/>
        <w:t>Memory Map Definition Requirements</w:t>
      </w:r>
    </w:p>
    <w:p w:rsidR="00FE5605" w:rsidRDefault="00FE5605" w:rsidP="00FE5605">
      <w:pPr>
        <w:pStyle w:val="Heading2"/>
      </w:pPr>
      <w:r>
        <w:t>Sub Modules (Functions)</w:t>
      </w:r>
    </w:p>
    <w:p w:rsidR="00FE5605" w:rsidRDefault="00FE5605" w:rsidP="00FE5605">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bookmarkStart w:id="32" w:name="OLE_LINK9"/>
            <w:r>
              <w:rPr>
                <w:rFonts w:ascii="Arial" w:hAnsi="Arial" w:cs="Arial"/>
                <w:sz w:val="16"/>
              </w:rPr>
              <w:t>TrqCanc</w:t>
            </w:r>
            <w:r w:rsidR="006C30C2" w:rsidRPr="006C30C2">
              <w:rPr>
                <w:rFonts w:ascii="Arial" w:hAnsi="Arial" w:cs="Arial"/>
                <w:sz w:val="16"/>
              </w:rPr>
              <w:t>_Per1</w:t>
            </w:r>
            <w:bookmarkEnd w:id="32"/>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6C30C2" w:rsidP="00B41868">
            <w:pPr>
              <w:spacing w:before="60"/>
              <w:rPr>
                <w:rFonts w:ascii="Arial" w:hAnsi="Arial" w:cs="Arial"/>
                <w:sz w:val="16"/>
                <w:lang w:val="fr-FR"/>
              </w:rPr>
            </w:pPr>
            <w:bookmarkStart w:id="33" w:name="OLE_LINK10"/>
            <w:r w:rsidRPr="006C30C2">
              <w:rPr>
                <w:rFonts w:ascii="Arial" w:hAnsi="Arial" w:cs="Arial"/>
                <w:sz w:val="16"/>
                <w:lang w:val="fr-FR"/>
              </w:rPr>
              <w:t>RTE_START_SEC_AP_</w:t>
            </w:r>
            <w:r w:rsidR="00B41868">
              <w:rPr>
                <w:rFonts w:ascii="Arial" w:hAnsi="Arial" w:cs="Arial"/>
                <w:sz w:val="16"/>
                <w:lang w:val="fr-FR"/>
              </w:rPr>
              <w:t>TRQCANC</w:t>
            </w:r>
            <w:r w:rsidRPr="006C30C2">
              <w:rPr>
                <w:rFonts w:ascii="Arial" w:hAnsi="Arial" w:cs="Arial"/>
                <w:sz w:val="16"/>
                <w:lang w:val="fr-FR"/>
              </w:rPr>
              <w:t>_APPL_CODE</w:t>
            </w:r>
            <w:bookmarkEnd w:id="33"/>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rPr>
            </w:pPr>
            <w:bookmarkStart w:id="34" w:name="OLE_LINK49"/>
            <w:proofErr w:type="spellStart"/>
            <w:r>
              <w:rPr>
                <w:rFonts w:ascii="Arial" w:hAnsi="Arial" w:cs="Arial"/>
                <w:sz w:val="16"/>
              </w:rPr>
              <w:t>TrqCanc_Init</w:t>
            </w:r>
            <w:bookmarkEnd w:id="34"/>
            <w:proofErr w:type="spellEnd"/>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lang w:val="fr-FR"/>
              </w:rPr>
            </w:pPr>
            <w:bookmarkStart w:id="35" w:name="OLE_LINK30"/>
            <w:r w:rsidRPr="006C30C2">
              <w:rPr>
                <w:rFonts w:ascii="Arial" w:hAnsi="Arial" w:cs="Arial"/>
                <w:sz w:val="16"/>
                <w:lang w:val="fr-FR"/>
              </w:rPr>
              <w:t>RTE_START_SEC_AP_</w:t>
            </w:r>
            <w:r>
              <w:rPr>
                <w:rFonts w:ascii="Arial" w:hAnsi="Arial" w:cs="Arial"/>
                <w:sz w:val="16"/>
                <w:lang w:val="fr-FR"/>
              </w:rPr>
              <w:t>TRQCANC</w:t>
            </w:r>
            <w:r w:rsidRPr="006C30C2">
              <w:rPr>
                <w:rFonts w:ascii="Arial" w:hAnsi="Arial" w:cs="Arial"/>
                <w:sz w:val="16"/>
                <w:lang w:val="fr-FR"/>
              </w:rPr>
              <w:t>_APPL_CODE</w:t>
            </w:r>
            <w:bookmarkEnd w:id="35"/>
          </w:p>
        </w:tc>
      </w:tr>
    </w:tbl>
    <w:p w:rsidR="00FE5605" w:rsidRPr="00743AEC" w:rsidRDefault="00FE5605" w:rsidP="00FE5605">
      <w:pPr>
        <w:pStyle w:val="Heading2"/>
        <w:numPr>
          <w:ilvl w:val="0"/>
          <w:numId w:val="0"/>
        </w:numPr>
        <w:ind w:left="576"/>
        <w:rPr>
          <w:lang w:val="fr-FR"/>
        </w:rPr>
      </w:pPr>
    </w:p>
    <w:p w:rsidR="00FE5605" w:rsidRDefault="00FE5605" w:rsidP="00FE5605">
      <w:pPr>
        <w:pStyle w:val="Heading2"/>
      </w:pPr>
      <w:r>
        <w:t>Local Functions</w:t>
      </w:r>
    </w:p>
    <w:p w:rsidR="00FE5605" w:rsidRDefault="00FE5605" w:rsidP="00FE5605">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RPr="005F3773" w:rsidRDefault="00D80DF5" w:rsidP="00B41868">
            <w:pPr>
              <w:spacing w:before="60"/>
              <w:rPr>
                <w:rFonts w:ascii="Arial" w:hAnsi="Arial" w:cs="Arial"/>
                <w:sz w:val="16"/>
              </w:rPr>
            </w:pPr>
            <w:r>
              <w:t xml:space="preserve"> </w:t>
            </w:r>
            <w:proofErr w:type="spellStart"/>
            <w:r w:rsidRPr="00D80DF5">
              <w:rPr>
                <w:rFonts w:ascii="Arial" w:hAnsi="Arial" w:cs="Arial"/>
                <w:sz w:val="16"/>
              </w:rPr>
              <w:t>CoggingTrqTableUpdate</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Del="00D80DF5" w:rsidRDefault="00D80DF5" w:rsidP="00B41868">
            <w:pPr>
              <w:spacing w:before="60"/>
              <w:rPr>
                <w:rFonts w:ascii="Arial" w:hAnsi="Arial" w:cs="Arial"/>
                <w:sz w:val="16"/>
              </w:rPr>
            </w:pPr>
            <w:proofErr w:type="spellStart"/>
            <w:r w:rsidRPr="00D80DF5">
              <w:rPr>
                <w:rFonts w:ascii="Arial" w:hAnsi="Arial" w:cs="Arial"/>
                <w:sz w:val="16"/>
              </w:rPr>
              <w:t>SinLookup</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bl>
    <w:p w:rsidR="00FE5605" w:rsidRDefault="00FE5605" w:rsidP="00FE5605">
      <w:pPr>
        <w:pStyle w:val="Heading1"/>
        <w:keepNext w:val="0"/>
      </w:pPr>
      <w:r>
        <w:t xml:space="preserve">Known Issues / Limitations </w:t>
      </w:r>
      <w:proofErr w:type="gramStart"/>
      <w:r>
        <w:t>With</w:t>
      </w:r>
      <w:proofErr w:type="gramEnd"/>
      <w:r>
        <w:t xml:space="preserve"> Design</w:t>
      </w:r>
    </w:p>
    <w:p w:rsidR="00D80DF5" w:rsidRDefault="00D80DF5" w:rsidP="00D80DF5"/>
    <w:p w:rsidR="00D80DF5" w:rsidRPr="00D80DF5" w:rsidRDefault="00D80DF5" w:rsidP="00D80DF5">
      <w:r>
        <w:t xml:space="preserve">Note for </w:t>
      </w:r>
      <w:proofErr w:type="gramStart"/>
      <w:r>
        <w:t>UNIT  TEST</w:t>
      </w:r>
      <w:proofErr w:type="gramEnd"/>
      <w:r>
        <w:t>:</w:t>
      </w:r>
    </w:p>
    <w:p w:rsidR="00D80DF5" w:rsidRDefault="00D80DF5" w:rsidP="00FE5605">
      <w:pPr>
        <w:numPr>
          <w:ilvl w:val="0"/>
          <w:numId w:val="2"/>
        </w:numPr>
        <w:spacing w:after="120" w:line="240" w:lineRule="auto"/>
      </w:pPr>
      <w:r>
        <w:t xml:space="preserve"> </w:t>
      </w:r>
      <w:proofErr w:type="spellStart"/>
      <w:r w:rsidRPr="00D80DF5">
        <w:t>Rte_Pim_</w:t>
      </w:r>
      <w:proofErr w:type="gramStart"/>
      <w:r w:rsidRPr="00D80DF5">
        <w:t>CogTrqCal</w:t>
      </w:r>
      <w:proofErr w:type="spellEnd"/>
      <w:r w:rsidRPr="00D80DF5">
        <w:t xml:space="preserve"> </w:t>
      </w:r>
      <w:r w:rsidR="009E49DD">
        <w:t xml:space="preserve"> and</w:t>
      </w:r>
      <w:proofErr w:type="gramEnd"/>
      <w:r w:rsidR="009E49DD">
        <w:t xml:space="preserve"> </w:t>
      </w:r>
      <w:proofErr w:type="spellStart"/>
      <w:r w:rsidR="009E49DD" w:rsidRPr="003E58C8">
        <w:rPr>
          <w:rFonts w:ascii="Consolas" w:hAnsi="Consolas" w:cs="Consolas"/>
          <w:color w:val="000000"/>
          <w:sz w:val="20"/>
          <w:szCs w:val="20"/>
        </w:rPr>
        <w:t>CogTrqRplComp</w:t>
      </w:r>
      <w:proofErr w:type="spellEnd"/>
      <w:r w:rsidRPr="00D80DF5">
        <w:t xml:space="preserve"> is declared as unit16 with size of 521  with 512 values are used in the look up and 9 values are used in the harmonic table compensation</w:t>
      </w:r>
      <w:r>
        <w:t>.</w:t>
      </w:r>
    </w:p>
    <w:p w:rsidR="00D80DF5" w:rsidRPr="00D80DF5" w:rsidRDefault="00D80DF5" w:rsidP="00D80DF5">
      <w:pPr>
        <w:spacing w:after="120" w:line="240" w:lineRule="auto"/>
        <w:ind w:left="720"/>
      </w:pPr>
      <w:proofErr w:type="spellStart"/>
      <w:r>
        <w:t>Eventhough</w:t>
      </w:r>
      <w:proofErr w:type="spellEnd"/>
      <w:r>
        <w:t xml:space="preserve"> the values are read as uint16 it will be used as sint16 </w:t>
      </w:r>
      <w:proofErr w:type="gramStart"/>
      <w:r>
        <w:t>( s5p10</w:t>
      </w:r>
      <w:proofErr w:type="gramEnd"/>
      <w:r>
        <w:t xml:space="preserve"> preciously) with the range of -1 to 1</w:t>
      </w:r>
      <w:r w:rsidR="009E49DD">
        <w:t xml:space="preserve"> .</w:t>
      </w:r>
    </w:p>
    <w:p w:rsidR="00FE5605" w:rsidRDefault="00D80DF5" w:rsidP="00D80DF5">
      <w:pPr>
        <w:spacing w:after="120" w:line="240" w:lineRule="auto"/>
        <w:ind w:left="720"/>
      </w:pPr>
      <w:r>
        <w:rPr>
          <w:rFonts w:ascii="Consolas" w:hAnsi="Consolas" w:cs="Consolas"/>
          <w:color w:val="000000"/>
          <w:sz w:val="20"/>
          <w:szCs w:val="20"/>
        </w:rPr>
        <w:t xml:space="preserve"> </w:t>
      </w:r>
    </w:p>
    <w:p w:rsidR="00D80DF5" w:rsidRDefault="00D80DF5" w:rsidP="00D80DF5">
      <w:pPr>
        <w:spacing w:after="120" w:line="240" w:lineRule="auto"/>
        <w:ind w:left="720"/>
      </w:pPr>
    </w:p>
    <w:p w:rsidR="00FE5605" w:rsidRDefault="00FE5605" w:rsidP="00FE5605">
      <w:pPr>
        <w:ind w:left="720"/>
      </w:pPr>
    </w:p>
    <w:p w:rsidR="00442DBA" w:rsidRDefault="00442DBA">
      <w:pPr>
        <w:rPr>
          <w:rFonts w:ascii="Arial" w:eastAsia="Times New Roman" w:hAnsi="Arial" w:cs="Times New Roman"/>
          <w:b/>
          <w:kern w:val="28"/>
          <w:sz w:val="28"/>
          <w:szCs w:val="20"/>
        </w:rPr>
      </w:pPr>
      <w:r>
        <w:br w:type="page"/>
      </w:r>
    </w:p>
    <w:p w:rsidR="00FE5605" w:rsidRDefault="00FE5605" w:rsidP="00FE5605">
      <w:pPr>
        <w:pStyle w:val="Heading1"/>
      </w:pP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2D1117" w:rsidTr="00AF363F">
        <w:tc>
          <w:tcPr>
            <w:tcW w:w="662" w:type="dxa"/>
          </w:tcPr>
          <w:p w:rsidR="002D1117" w:rsidRDefault="002D1117" w:rsidP="00B41868">
            <w:pPr>
              <w:spacing w:before="60"/>
              <w:rPr>
                <w:rFonts w:ascii="Arial" w:hAnsi="Arial" w:cs="Arial"/>
                <w:b/>
                <w:bCs/>
                <w:sz w:val="16"/>
              </w:rPr>
            </w:pPr>
            <w:r>
              <w:rPr>
                <w:rFonts w:ascii="Arial" w:hAnsi="Arial" w:cs="Arial"/>
                <w:b/>
                <w:bCs/>
                <w:sz w:val="16"/>
              </w:rPr>
              <w:t>Rev #</w:t>
            </w:r>
          </w:p>
        </w:tc>
        <w:tc>
          <w:tcPr>
            <w:tcW w:w="6210" w:type="dxa"/>
          </w:tcPr>
          <w:p w:rsidR="002D1117" w:rsidRDefault="002D1117" w:rsidP="00B41868">
            <w:pPr>
              <w:spacing w:before="60"/>
              <w:rPr>
                <w:rFonts w:ascii="Arial" w:hAnsi="Arial" w:cs="Arial"/>
                <w:b/>
                <w:bCs/>
                <w:sz w:val="16"/>
              </w:rPr>
            </w:pPr>
            <w:r>
              <w:rPr>
                <w:rFonts w:ascii="Arial" w:hAnsi="Arial" w:cs="Arial"/>
                <w:b/>
                <w:bCs/>
                <w:sz w:val="16"/>
              </w:rPr>
              <w:t>Change Description</w:t>
            </w:r>
          </w:p>
        </w:tc>
        <w:tc>
          <w:tcPr>
            <w:tcW w:w="1080" w:type="dxa"/>
          </w:tcPr>
          <w:p w:rsidR="002D1117" w:rsidRDefault="002D1117" w:rsidP="00B41868">
            <w:pPr>
              <w:spacing w:before="60"/>
              <w:rPr>
                <w:rFonts w:ascii="Arial" w:hAnsi="Arial" w:cs="Arial"/>
                <w:b/>
                <w:bCs/>
                <w:sz w:val="16"/>
              </w:rPr>
            </w:pPr>
            <w:r>
              <w:rPr>
                <w:rFonts w:ascii="Arial" w:hAnsi="Arial" w:cs="Arial"/>
                <w:b/>
                <w:bCs/>
                <w:sz w:val="16"/>
              </w:rPr>
              <w:t xml:space="preserve">Date </w:t>
            </w:r>
          </w:p>
        </w:tc>
        <w:tc>
          <w:tcPr>
            <w:tcW w:w="1105" w:type="dxa"/>
          </w:tcPr>
          <w:p w:rsidR="002D1117" w:rsidRDefault="002D1117" w:rsidP="00B41868">
            <w:pPr>
              <w:spacing w:before="60"/>
              <w:rPr>
                <w:rFonts w:ascii="Arial" w:hAnsi="Arial" w:cs="Arial"/>
                <w:b/>
                <w:bCs/>
                <w:sz w:val="16"/>
              </w:rPr>
            </w:pPr>
            <w:r>
              <w:rPr>
                <w:rFonts w:ascii="Arial" w:hAnsi="Arial" w:cs="Arial"/>
                <w:b/>
                <w:bCs/>
                <w:sz w:val="16"/>
              </w:rPr>
              <w:t>Author Initials</w:t>
            </w:r>
          </w:p>
        </w:tc>
      </w:tr>
      <w:tr w:rsidR="002D1117" w:rsidTr="00AF363F">
        <w:tc>
          <w:tcPr>
            <w:tcW w:w="662" w:type="dxa"/>
          </w:tcPr>
          <w:p w:rsidR="002D1117" w:rsidRDefault="002D1117" w:rsidP="00B41868">
            <w:pPr>
              <w:spacing w:before="60"/>
              <w:rPr>
                <w:rFonts w:ascii="Arial" w:hAnsi="Arial" w:cs="Arial"/>
                <w:sz w:val="16"/>
              </w:rPr>
            </w:pPr>
            <w:r>
              <w:rPr>
                <w:rFonts w:ascii="Arial" w:hAnsi="Arial" w:cs="Arial"/>
                <w:sz w:val="16"/>
              </w:rPr>
              <w:t>1.0</w:t>
            </w:r>
          </w:p>
        </w:tc>
        <w:tc>
          <w:tcPr>
            <w:tcW w:w="6210" w:type="dxa"/>
          </w:tcPr>
          <w:p w:rsidR="002D1117" w:rsidRDefault="002D1117" w:rsidP="00B41868">
            <w:pPr>
              <w:spacing w:before="60"/>
              <w:rPr>
                <w:rFonts w:ascii="Arial" w:hAnsi="Arial" w:cs="Arial"/>
                <w:sz w:val="16"/>
              </w:rPr>
            </w:pPr>
            <w:r>
              <w:rPr>
                <w:rFonts w:ascii="Arial" w:hAnsi="Arial" w:cs="Arial"/>
                <w:sz w:val="16"/>
              </w:rPr>
              <w:t>Initial version</w:t>
            </w:r>
            <w:r w:rsidR="003C2DEA">
              <w:rPr>
                <w:rFonts w:ascii="Arial" w:hAnsi="Arial" w:cs="Arial"/>
                <w:sz w:val="16"/>
              </w:rPr>
              <w:t xml:space="preserve"> (v8 FDD SF99B)</w:t>
            </w:r>
          </w:p>
        </w:tc>
        <w:tc>
          <w:tcPr>
            <w:tcW w:w="1080" w:type="dxa"/>
          </w:tcPr>
          <w:p w:rsidR="002D1117" w:rsidRDefault="004D6E60" w:rsidP="004D6E60">
            <w:pPr>
              <w:spacing w:before="60"/>
              <w:rPr>
                <w:rFonts w:ascii="Arial" w:hAnsi="Arial" w:cs="Arial"/>
                <w:sz w:val="16"/>
              </w:rPr>
            </w:pPr>
            <w:r>
              <w:rPr>
                <w:rFonts w:ascii="Arial" w:hAnsi="Arial" w:cs="Arial"/>
                <w:sz w:val="16"/>
              </w:rPr>
              <w:t>23</w:t>
            </w:r>
            <w:r w:rsidR="002D1117">
              <w:rPr>
                <w:rFonts w:ascii="Arial" w:hAnsi="Arial" w:cs="Arial"/>
                <w:sz w:val="16"/>
              </w:rPr>
              <w:t>-</w:t>
            </w:r>
            <w:r>
              <w:rPr>
                <w:rFonts w:ascii="Arial" w:hAnsi="Arial" w:cs="Arial"/>
                <w:sz w:val="16"/>
              </w:rPr>
              <w:t>Mar</w:t>
            </w:r>
            <w:r w:rsidR="002D1117">
              <w:rPr>
                <w:rFonts w:ascii="Arial" w:hAnsi="Arial" w:cs="Arial"/>
                <w:sz w:val="16"/>
              </w:rPr>
              <w:t>-1</w:t>
            </w:r>
            <w:r>
              <w:rPr>
                <w:rFonts w:ascii="Arial" w:hAnsi="Arial" w:cs="Arial"/>
                <w:sz w:val="16"/>
              </w:rPr>
              <w:t>3</w:t>
            </w:r>
          </w:p>
        </w:tc>
        <w:tc>
          <w:tcPr>
            <w:tcW w:w="1105" w:type="dxa"/>
          </w:tcPr>
          <w:p w:rsidR="002D1117" w:rsidRDefault="004D6E60" w:rsidP="00B41868">
            <w:pPr>
              <w:spacing w:before="60"/>
              <w:rPr>
                <w:rFonts w:ascii="Arial" w:hAnsi="Arial" w:cs="Arial"/>
                <w:sz w:val="16"/>
              </w:rPr>
            </w:pPr>
            <w:r>
              <w:rPr>
                <w:rFonts w:ascii="Arial" w:hAnsi="Arial" w:cs="Arial"/>
                <w:sz w:val="16"/>
              </w:rPr>
              <w:t>Selva</w:t>
            </w:r>
          </w:p>
        </w:tc>
      </w:tr>
      <w:tr w:rsidR="003C2DEA" w:rsidTr="00AF363F">
        <w:tc>
          <w:tcPr>
            <w:tcW w:w="662" w:type="dxa"/>
          </w:tcPr>
          <w:p w:rsidR="003C2DEA" w:rsidRDefault="003C2DEA" w:rsidP="00B41868">
            <w:pPr>
              <w:spacing w:before="60"/>
              <w:rPr>
                <w:rFonts w:ascii="Arial" w:hAnsi="Arial" w:cs="Arial"/>
                <w:sz w:val="16"/>
              </w:rPr>
            </w:pPr>
            <w:bookmarkStart w:id="36" w:name="_Hlk370123866"/>
            <w:r>
              <w:rPr>
                <w:rFonts w:ascii="Arial" w:hAnsi="Arial" w:cs="Arial"/>
                <w:sz w:val="16"/>
              </w:rPr>
              <w:t>2</w:t>
            </w:r>
          </w:p>
        </w:tc>
        <w:tc>
          <w:tcPr>
            <w:tcW w:w="6210" w:type="dxa"/>
          </w:tcPr>
          <w:p w:rsidR="003C2DEA" w:rsidRDefault="003C2DEA" w:rsidP="00B41868">
            <w:pPr>
              <w:spacing w:before="60"/>
              <w:rPr>
                <w:rFonts w:ascii="Arial" w:hAnsi="Arial" w:cs="Arial"/>
                <w:sz w:val="16"/>
              </w:rPr>
            </w:pPr>
            <w:r>
              <w:rPr>
                <w:rFonts w:ascii="Arial" w:hAnsi="Arial" w:cs="Arial"/>
                <w:sz w:val="16"/>
              </w:rPr>
              <w:t>Updated to version 9 FDD SF99B</w:t>
            </w:r>
          </w:p>
        </w:tc>
        <w:tc>
          <w:tcPr>
            <w:tcW w:w="1080" w:type="dxa"/>
          </w:tcPr>
          <w:p w:rsidR="003C2DEA" w:rsidRDefault="00AF03A2" w:rsidP="004D6E60">
            <w:pPr>
              <w:spacing w:before="60"/>
              <w:rPr>
                <w:rFonts w:ascii="Arial" w:hAnsi="Arial" w:cs="Arial"/>
                <w:sz w:val="16"/>
              </w:rPr>
            </w:pPr>
            <w:r>
              <w:rPr>
                <w:rFonts w:ascii="Arial" w:hAnsi="Arial" w:cs="Arial"/>
                <w:sz w:val="16"/>
              </w:rPr>
              <w:t>5-June-13</w:t>
            </w:r>
          </w:p>
        </w:tc>
        <w:tc>
          <w:tcPr>
            <w:tcW w:w="1105" w:type="dxa"/>
          </w:tcPr>
          <w:p w:rsidR="003C2DEA" w:rsidRDefault="00AF03A2" w:rsidP="00B41868">
            <w:pPr>
              <w:spacing w:before="60"/>
              <w:rPr>
                <w:rFonts w:ascii="Arial" w:hAnsi="Arial" w:cs="Arial"/>
                <w:sz w:val="16"/>
              </w:rPr>
            </w:pPr>
            <w:r>
              <w:rPr>
                <w:rFonts w:ascii="Arial" w:hAnsi="Arial" w:cs="Arial"/>
                <w:sz w:val="16"/>
              </w:rPr>
              <w:t>Selva</w:t>
            </w:r>
          </w:p>
        </w:tc>
      </w:tr>
      <w:bookmarkEnd w:id="36"/>
      <w:tr w:rsidR="007434F1" w:rsidTr="00AF363F">
        <w:tc>
          <w:tcPr>
            <w:tcW w:w="662" w:type="dxa"/>
          </w:tcPr>
          <w:p w:rsidR="007434F1" w:rsidRDefault="007434F1" w:rsidP="00B41868">
            <w:pPr>
              <w:spacing w:before="60"/>
              <w:rPr>
                <w:rFonts w:ascii="Arial" w:hAnsi="Arial" w:cs="Arial"/>
                <w:sz w:val="16"/>
              </w:rPr>
            </w:pPr>
            <w:r>
              <w:rPr>
                <w:rFonts w:ascii="Arial" w:hAnsi="Arial" w:cs="Arial"/>
                <w:sz w:val="16"/>
              </w:rPr>
              <w:t>3</w:t>
            </w:r>
          </w:p>
        </w:tc>
        <w:tc>
          <w:tcPr>
            <w:tcW w:w="6210" w:type="dxa"/>
          </w:tcPr>
          <w:p w:rsidR="007434F1" w:rsidRDefault="007434F1" w:rsidP="007434F1">
            <w:pPr>
              <w:spacing w:before="60"/>
              <w:rPr>
                <w:rFonts w:ascii="Arial" w:hAnsi="Arial" w:cs="Arial"/>
                <w:sz w:val="16"/>
              </w:rPr>
            </w:pPr>
            <w:r>
              <w:rPr>
                <w:rFonts w:ascii="Arial" w:hAnsi="Arial" w:cs="Arial"/>
                <w:sz w:val="16"/>
              </w:rPr>
              <w:t>Updated to version 10 FDD SF99B</w:t>
            </w:r>
          </w:p>
        </w:tc>
        <w:tc>
          <w:tcPr>
            <w:tcW w:w="1080" w:type="dxa"/>
          </w:tcPr>
          <w:p w:rsidR="007434F1" w:rsidRDefault="007434F1" w:rsidP="007434F1">
            <w:pPr>
              <w:spacing w:before="60"/>
              <w:rPr>
                <w:rFonts w:ascii="Arial" w:hAnsi="Arial" w:cs="Arial"/>
                <w:sz w:val="16"/>
              </w:rPr>
            </w:pPr>
            <w:r>
              <w:rPr>
                <w:rFonts w:ascii="Arial" w:hAnsi="Arial" w:cs="Arial"/>
                <w:sz w:val="16"/>
              </w:rPr>
              <w:t>21-Oct-13</w:t>
            </w:r>
          </w:p>
        </w:tc>
        <w:tc>
          <w:tcPr>
            <w:tcW w:w="1105" w:type="dxa"/>
          </w:tcPr>
          <w:p w:rsidR="007434F1" w:rsidRDefault="007434F1" w:rsidP="00B41868">
            <w:pPr>
              <w:spacing w:before="60"/>
              <w:rPr>
                <w:rFonts w:ascii="Arial" w:hAnsi="Arial" w:cs="Arial"/>
                <w:sz w:val="16"/>
              </w:rPr>
            </w:pPr>
            <w:r>
              <w:rPr>
                <w:rFonts w:ascii="Arial" w:hAnsi="Arial" w:cs="Arial"/>
                <w:sz w:val="16"/>
              </w:rPr>
              <w:t>Selva</w:t>
            </w:r>
          </w:p>
        </w:tc>
      </w:tr>
      <w:tr w:rsidR="003E58C8" w:rsidTr="00AF363F">
        <w:tc>
          <w:tcPr>
            <w:tcW w:w="662" w:type="dxa"/>
          </w:tcPr>
          <w:p w:rsidR="003E58C8" w:rsidRDefault="003E58C8" w:rsidP="00B41868">
            <w:pPr>
              <w:spacing w:before="60"/>
              <w:rPr>
                <w:rFonts w:ascii="Arial" w:hAnsi="Arial" w:cs="Arial"/>
                <w:sz w:val="16"/>
              </w:rPr>
            </w:pPr>
            <w:bookmarkStart w:id="37" w:name="_Hlk371582634"/>
            <w:r>
              <w:rPr>
                <w:rFonts w:ascii="Arial" w:hAnsi="Arial" w:cs="Arial"/>
                <w:sz w:val="16"/>
              </w:rPr>
              <w:t>4</w:t>
            </w:r>
          </w:p>
        </w:tc>
        <w:tc>
          <w:tcPr>
            <w:tcW w:w="6210" w:type="dxa"/>
          </w:tcPr>
          <w:p w:rsidR="003E58C8" w:rsidRDefault="003E58C8" w:rsidP="007434F1">
            <w:pPr>
              <w:spacing w:before="60"/>
              <w:rPr>
                <w:rFonts w:ascii="Arial" w:hAnsi="Arial" w:cs="Arial"/>
                <w:sz w:val="16"/>
              </w:rPr>
            </w:pPr>
            <w:r>
              <w:rPr>
                <w:rFonts w:ascii="Arial" w:hAnsi="Arial" w:cs="Arial"/>
                <w:sz w:val="16"/>
              </w:rPr>
              <w:t>Updated to version 10 FDD SF99B</w:t>
            </w:r>
          </w:p>
        </w:tc>
        <w:tc>
          <w:tcPr>
            <w:tcW w:w="1080" w:type="dxa"/>
          </w:tcPr>
          <w:p w:rsidR="003E58C8" w:rsidRDefault="003E58C8" w:rsidP="007434F1">
            <w:pPr>
              <w:spacing w:before="60"/>
              <w:rPr>
                <w:rFonts w:ascii="Arial" w:hAnsi="Arial" w:cs="Arial"/>
                <w:sz w:val="16"/>
              </w:rPr>
            </w:pPr>
            <w:r>
              <w:rPr>
                <w:rFonts w:ascii="Arial" w:hAnsi="Arial" w:cs="Arial"/>
                <w:sz w:val="16"/>
              </w:rPr>
              <w:t>23-Oct-13</w:t>
            </w:r>
          </w:p>
        </w:tc>
        <w:tc>
          <w:tcPr>
            <w:tcW w:w="1105" w:type="dxa"/>
          </w:tcPr>
          <w:p w:rsidR="003E58C8" w:rsidRDefault="003E58C8" w:rsidP="00B41868">
            <w:pPr>
              <w:spacing w:before="60"/>
              <w:rPr>
                <w:rFonts w:ascii="Arial" w:hAnsi="Arial" w:cs="Arial"/>
                <w:sz w:val="16"/>
              </w:rPr>
            </w:pPr>
            <w:r>
              <w:rPr>
                <w:rFonts w:ascii="Arial" w:hAnsi="Arial" w:cs="Arial"/>
                <w:sz w:val="16"/>
              </w:rPr>
              <w:t>Selva</w:t>
            </w:r>
          </w:p>
        </w:tc>
      </w:tr>
      <w:bookmarkEnd w:id="37"/>
      <w:tr w:rsidR="00010EFA" w:rsidTr="00AF363F">
        <w:tc>
          <w:tcPr>
            <w:tcW w:w="662" w:type="dxa"/>
          </w:tcPr>
          <w:p w:rsidR="00010EFA" w:rsidRDefault="00010EFA" w:rsidP="00B41868">
            <w:pPr>
              <w:spacing w:before="60"/>
              <w:rPr>
                <w:rFonts w:ascii="Arial" w:hAnsi="Arial" w:cs="Arial"/>
                <w:sz w:val="16"/>
              </w:rPr>
            </w:pPr>
            <w:r>
              <w:rPr>
                <w:rFonts w:ascii="Arial" w:hAnsi="Arial" w:cs="Arial"/>
                <w:sz w:val="16"/>
              </w:rPr>
              <w:t>5</w:t>
            </w:r>
          </w:p>
        </w:tc>
        <w:tc>
          <w:tcPr>
            <w:tcW w:w="6210" w:type="dxa"/>
          </w:tcPr>
          <w:p w:rsidR="00010EFA" w:rsidRDefault="00010EFA" w:rsidP="007434F1">
            <w:pPr>
              <w:spacing w:before="60"/>
              <w:rPr>
                <w:rFonts w:ascii="Arial" w:hAnsi="Arial" w:cs="Arial"/>
                <w:sz w:val="16"/>
              </w:rPr>
            </w:pPr>
            <w:r>
              <w:rPr>
                <w:rFonts w:ascii="Arial" w:hAnsi="Arial" w:cs="Arial"/>
                <w:sz w:val="16"/>
              </w:rPr>
              <w:t>Updated to version 11 FDD SF99B</w:t>
            </w:r>
          </w:p>
        </w:tc>
        <w:tc>
          <w:tcPr>
            <w:tcW w:w="1080" w:type="dxa"/>
          </w:tcPr>
          <w:p w:rsidR="00010EFA" w:rsidRDefault="00010EFA" w:rsidP="007434F1">
            <w:pPr>
              <w:spacing w:before="60"/>
              <w:rPr>
                <w:rFonts w:ascii="Arial" w:hAnsi="Arial" w:cs="Arial"/>
                <w:sz w:val="16"/>
              </w:rPr>
            </w:pPr>
            <w:r>
              <w:rPr>
                <w:rFonts w:ascii="Arial" w:hAnsi="Arial" w:cs="Arial"/>
                <w:sz w:val="16"/>
              </w:rPr>
              <w:t>7-Nov-13</w:t>
            </w:r>
          </w:p>
        </w:tc>
        <w:tc>
          <w:tcPr>
            <w:tcW w:w="1105" w:type="dxa"/>
          </w:tcPr>
          <w:p w:rsidR="00010EFA" w:rsidRDefault="00010EFA" w:rsidP="00B41868">
            <w:pPr>
              <w:spacing w:before="60"/>
              <w:rPr>
                <w:rFonts w:ascii="Arial" w:hAnsi="Arial" w:cs="Arial"/>
                <w:sz w:val="16"/>
              </w:rPr>
            </w:pPr>
            <w:r>
              <w:rPr>
                <w:rFonts w:ascii="Arial" w:hAnsi="Arial" w:cs="Arial"/>
                <w:sz w:val="16"/>
              </w:rPr>
              <w:t>Selva</w:t>
            </w:r>
          </w:p>
        </w:tc>
      </w:tr>
      <w:tr w:rsidR="00522406" w:rsidTr="00AF363F">
        <w:tc>
          <w:tcPr>
            <w:tcW w:w="662" w:type="dxa"/>
          </w:tcPr>
          <w:p w:rsidR="00522406" w:rsidRDefault="00522406" w:rsidP="00B41868">
            <w:pPr>
              <w:spacing w:before="60"/>
              <w:rPr>
                <w:rFonts w:ascii="Arial" w:hAnsi="Arial" w:cs="Arial"/>
                <w:sz w:val="16"/>
              </w:rPr>
            </w:pPr>
            <w:r>
              <w:rPr>
                <w:rFonts w:ascii="Arial" w:hAnsi="Arial" w:cs="Arial"/>
                <w:sz w:val="16"/>
              </w:rPr>
              <w:t>6</w:t>
            </w:r>
          </w:p>
        </w:tc>
        <w:tc>
          <w:tcPr>
            <w:tcW w:w="6210" w:type="dxa"/>
          </w:tcPr>
          <w:p w:rsidR="00522406" w:rsidRDefault="00522406" w:rsidP="007434F1">
            <w:pPr>
              <w:spacing w:before="60"/>
              <w:rPr>
                <w:rFonts w:ascii="Arial" w:hAnsi="Arial" w:cs="Arial"/>
                <w:sz w:val="16"/>
              </w:rPr>
            </w:pPr>
            <w:r>
              <w:rPr>
                <w:rFonts w:ascii="Arial" w:hAnsi="Arial" w:cs="Arial"/>
                <w:sz w:val="16"/>
              </w:rPr>
              <w:t>Updated to version 15 FDD SF99B</w:t>
            </w:r>
          </w:p>
        </w:tc>
        <w:tc>
          <w:tcPr>
            <w:tcW w:w="1080" w:type="dxa"/>
          </w:tcPr>
          <w:p w:rsidR="00522406" w:rsidRDefault="0097679C" w:rsidP="007434F1">
            <w:pPr>
              <w:spacing w:before="60"/>
              <w:rPr>
                <w:rFonts w:ascii="Arial" w:hAnsi="Arial" w:cs="Arial"/>
                <w:sz w:val="16"/>
              </w:rPr>
            </w:pPr>
            <w:r>
              <w:rPr>
                <w:rFonts w:ascii="Arial" w:hAnsi="Arial" w:cs="Arial"/>
                <w:sz w:val="16"/>
              </w:rPr>
              <w:t>23-Mar-15</w:t>
            </w:r>
          </w:p>
        </w:tc>
        <w:tc>
          <w:tcPr>
            <w:tcW w:w="1105" w:type="dxa"/>
          </w:tcPr>
          <w:p w:rsidR="00522406" w:rsidRDefault="00522406" w:rsidP="00B41868">
            <w:pPr>
              <w:spacing w:before="60"/>
              <w:rPr>
                <w:rFonts w:ascii="Arial" w:hAnsi="Arial" w:cs="Arial"/>
                <w:sz w:val="16"/>
              </w:rPr>
            </w:pPr>
            <w:r>
              <w:rPr>
                <w:rFonts w:ascii="Arial" w:hAnsi="Arial" w:cs="Arial"/>
                <w:sz w:val="16"/>
              </w:rPr>
              <w:t>Selva</w:t>
            </w:r>
          </w:p>
        </w:tc>
      </w:tr>
      <w:tr w:rsidR="00686504" w:rsidTr="00AF363F">
        <w:tc>
          <w:tcPr>
            <w:tcW w:w="662" w:type="dxa"/>
          </w:tcPr>
          <w:p w:rsidR="00686504" w:rsidRDefault="00686504" w:rsidP="00B41868">
            <w:pPr>
              <w:spacing w:before="60"/>
              <w:rPr>
                <w:rFonts w:ascii="Arial" w:hAnsi="Arial" w:cs="Arial"/>
                <w:sz w:val="16"/>
              </w:rPr>
            </w:pPr>
            <w:r>
              <w:rPr>
                <w:rFonts w:ascii="Arial" w:hAnsi="Arial" w:cs="Arial"/>
                <w:sz w:val="16"/>
              </w:rPr>
              <w:t>7</w:t>
            </w:r>
          </w:p>
        </w:tc>
        <w:tc>
          <w:tcPr>
            <w:tcW w:w="6210" w:type="dxa"/>
          </w:tcPr>
          <w:p w:rsidR="00686504" w:rsidRDefault="00686504" w:rsidP="00686504">
            <w:pPr>
              <w:spacing w:before="60"/>
              <w:rPr>
                <w:rFonts w:ascii="Arial" w:hAnsi="Arial" w:cs="Arial"/>
                <w:sz w:val="16"/>
              </w:rPr>
            </w:pPr>
            <w:r>
              <w:rPr>
                <w:rFonts w:ascii="Arial" w:hAnsi="Arial" w:cs="Arial"/>
                <w:sz w:val="16"/>
              </w:rPr>
              <w:t>Updated to version 16 FDD SF99B</w:t>
            </w:r>
          </w:p>
        </w:tc>
        <w:tc>
          <w:tcPr>
            <w:tcW w:w="1080" w:type="dxa"/>
          </w:tcPr>
          <w:p w:rsidR="00686504" w:rsidRDefault="00686504" w:rsidP="00686504">
            <w:pPr>
              <w:spacing w:before="60"/>
              <w:rPr>
                <w:rFonts w:ascii="Arial" w:hAnsi="Arial" w:cs="Arial"/>
                <w:sz w:val="16"/>
              </w:rPr>
            </w:pPr>
            <w:r>
              <w:rPr>
                <w:rFonts w:ascii="Arial" w:hAnsi="Arial" w:cs="Arial"/>
                <w:sz w:val="16"/>
              </w:rPr>
              <w:t>23-Apr-15</w:t>
            </w:r>
          </w:p>
        </w:tc>
        <w:tc>
          <w:tcPr>
            <w:tcW w:w="1105" w:type="dxa"/>
          </w:tcPr>
          <w:p w:rsidR="00686504" w:rsidRDefault="00686504" w:rsidP="00B41868">
            <w:pPr>
              <w:spacing w:before="60"/>
              <w:rPr>
                <w:rFonts w:ascii="Arial" w:hAnsi="Arial" w:cs="Arial"/>
                <w:sz w:val="16"/>
              </w:rPr>
            </w:pPr>
            <w:r>
              <w:rPr>
                <w:rFonts w:ascii="Arial" w:hAnsi="Arial" w:cs="Arial"/>
                <w:sz w:val="16"/>
              </w:rPr>
              <w:t>Selva</w:t>
            </w:r>
          </w:p>
        </w:tc>
      </w:tr>
      <w:tr w:rsidR="00AF363F" w:rsidTr="00AF363F">
        <w:trPr>
          <w:ins w:id="38" w:author="Sengottaiyan, Selva" w:date="2015-08-20T11:57:00Z"/>
        </w:trPr>
        <w:tc>
          <w:tcPr>
            <w:tcW w:w="662" w:type="dxa"/>
          </w:tcPr>
          <w:p w:rsidR="00AF363F" w:rsidRDefault="00AF363F" w:rsidP="00B41868">
            <w:pPr>
              <w:spacing w:before="60"/>
              <w:rPr>
                <w:ins w:id="39" w:author="Sengottaiyan, Selva" w:date="2015-08-20T11:57:00Z"/>
                <w:rFonts w:ascii="Arial" w:hAnsi="Arial" w:cs="Arial"/>
                <w:sz w:val="16"/>
              </w:rPr>
            </w:pPr>
            <w:ins w:id="40" w:author="Sengottaiyan, Selva" w:date="2015-08-20T11:57:00Z">
              <w:r>
                <w:rPr>
                  <w:rFonts w:ascii="Arial" w:hAnsi="Arial" w:cs="Arial"/>
                  <w:sz w:val="16"/>
                </w:rPr>
                <w:t>8</w:t>
              </w:r>
            </w:ins>
          </w:p>
        </w:tc>
        <w:tc>
          <w:tcPr>
            <w:tcW w:w="6210" w:type="dxa"/>
          </w:tcPr>
          <w:p w:rsidR="00AF363F" w:rsidRDefault="00AF363F" w:rsidP="00686504">
            <w:pPr>
              <w:spacing w:before="60"/>
              <w:rPr>
                <w:ins w:id="41" w:author="Sengottaiyan, Selva" w:date="2015-08-20T11:57:00Z"/>
                <w:rFonts w:ascii="Arial" w:hAnsi="Arial" w:cs="Arial"/>
                <w:sz w:val="16"/>
              </w:rPr>
            </w:pPr>
            <w:ins w:id="42" w:author="Sengottaiyan, Selva" w:date="2015-08-20T11:57:00Z">
              <w:r w:rsidRPr="00271A56">
                <w:rPr>
                  <w:rFonts w:ascii="Arial" w:hAnsi="Arial" w:cs="Arial"/>
                  <w:sz w:val="16"/>
                </w:rPr>
                <w:t>Updated for V17 of FDD SF99  EA3#A283,EA3#1777 fixed</w:t>
              </w:r>
            </w:ins>
          </w:p>
        </w:tc>
        <w:tc>
          <w:tcPr>
            <w:tcW w:w="1080" w:type="dxa"/>
          </w:tcPr>
          <w:p w:rsidR="00AF363F" w:rsidRDefault="00AF363F" w:rsidP="00686504">
            <w:pPr>
              <w:spacing w:before="60"/>
              <w:rPr>
                <w:ins w:id="43" w:author="Sengottaiyan, Selva" w:date="2015-08-20T11:57:00Z"/>
                <w:rFonts w:ascii="Arial" w:hAnsi="Arial" w:cs="Arial"/>
                <w:sz w:val="16"/>
              </w:rPr>
            </w:pPr>
            <w:ins w:id="44" w:author="Sengottaiyan, Selva" w:date="2015-08-20T11:57:00Z">
              <w:r>
                <w:rPr>
                  <w:rFonts w:ascii="Arial" w:hAnsi="Arial" w:cs="Arial"/>
                  <w:sz w:val="16"/>
                </w:rPr>
                <w:t>21-Aug-15</w:t>
              </w:r>
            </w:ins>
          </w:p>
        </w:tc>
        <w:tc>
          <w:tcPr>
            <w:tcW w:w="1105" w:type="dxa"/>
          </w:tcPr>
          <w:p w:rsidR="00AF363F" w:rsidRDefault="00AF363F" w:rsidP="00B41868">
            <w:pPr>
              <w:spacing w:before="60"/>
              <w:rPr>
                <w:ins w:id="45" w:author="Sengottaiyan, Selva" w:date="2015-08-20T11:57:00Z"/>
                <w:rFonts w:ascii="Arial" w:hAnsi="Arial" w:cs="Arial"/>
                <w:sz w:val="16"/>
              </w:rPr>
            </w:pPr>
            <w:proofErr w:type="spellStart"/>
            <w:ins w:id="46" w:author="Sengottaiyan, Selva" w:date="2015-08-20T11:57:00Z">
              <w:r>
                <w:rPr>
                  <w:rFonts w:ascii="Arial" w:hAnsi="Arial" w:cs="Arial"/>
                  <w:sz w:val="16"/>
                </w:rPr>
                <w:t>Selva</w:t>
              </w:r>
              <w:proofErr w:type="spellEnd"/>
            </w:ins>
          </w:p>
        </w:tc>
      </w:tr>
      <w:tr w:rsidR="00AF363F" w:rsidTr="00AF363F">
        <w:trPr>
          <w:ins w:id="47" w:author="Sengottaiyan, Selva" w:date="2015-08-20T11:57:00Z"/>
        </w:trPr>
        <w:tc>
          <w:tcPr>
            <w:tcW w:w="662" w:type="dxa"/>
          </w:tcPr>
          <w:p w:rsidR="00AF363F" w:rsidRDefault="00AF363F" w:rsidP="00C156B0">
            <w:pPr>
              <w:spacing w:before="60"/>
              <w:rPr>
                <w:ins w:id="48" w:author="Sengottaiyan, Selva" w:date="2015-08-20T11:57:00Z"/>
                <w:rFonts w:ascii="Arial" w:hAnsi="Arial" w:cs="Arial"/>
                <w:sz w:val="16"/>
              </w:rPr>
            </w:pPr>
          </w:p>
        </w:tc>
        <w:tc>
          <w:tcPr>
            <w:tcW w:w="6210" w:type="dxa"/>
          </w:tcPr>
          <w:p w:rsidR="00AF363F" w:rsidRDefault="00AF363F" w:rsidP="00C156B0">
            <w:pPr>
              <w:spacing w:before="60"/>
              <w:rPr>
                <w:ins w:id="49" w:author="Sengottaiyan, Selva" w:date="2015-08-20T11:57:00Z"/>
                <w:rFonts w:ascii="Arial" w:hAnsi="Arial" w:cs="Arial"/>
                <w:sz w:val="16"/>
              </w:rPr>
            </w:pPr>
          </w:p>
        </w:tc>
        <w:tc>
          <w:tcPr>
            <w:tcW w:w="1080" w:type="dxa"/>
          </w:tcPr>
          <w:p w:rsidR="00AF363F" w:rsidRDefault="00AF363F" w:rsidP="00C156B0">
            <w:pPr>
              <w:spacing w:before="60"/>
              <w:rPr>
                <w:ins w:id="50" w:author="Sengottaiyan, Selva" w:date="2015-08-20T11:57:00Z"/>
                <w:rFonts w:ascii="Arial" w:hAnsi="Arial" w:cs="Arial"/>
                <w:sz w:val="16"/>
              </w:rPr>
            </w:pPr>
          </w:p>
        </w:tc>
        <w:tc>
          <w:tcPr>
            <w:tcW w:w="1105" w:type="dxa"/>
          </w:tcPr>
          <w:p w:rsidR="00AF363F" w:rsidRDefault="00AF363F" w:rsidP="00C156B0">
            <w:pPr>
              <w:spacing w:before="60"/>
              <w:rPr>
                <w:ins w:id="51" w:author="Sengottaiyan, Selva" w:date="2015-08-20T11:57:00Z"/>
                <w:rFonts w:ascii="Arial" w:hAnsi="Arial" w:cs="Arial"/>
                <w:sz w:val="16"/>
              </w:rPr>
            </w:pPr>
          </w:p>
        </w:tc>
      </w:tr>
    </w:tbl>
    <w:p w:rsidR="00FE5605" w:rsidRDefault="00FE5605" w:rsidP="00FE5605"/>
    <w:p w:rsidR="004269A7" w:rsidRDefault="004269A7"/>
    <w:sectPr w:rsidR="004269A7" w:rsidSect="00B41868">
      <w:headerReference w:type="default" r:id="rId36"/>
      <w:footerReference w:type="default" r:id="rId3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72F" w:rsidRDefault="0092772F" w:rsidP="00FE5605">
      <w:pPr>
        <w:spacing w:after="0" w:line="240" w:lineRule="auto"/>
      </w:pPr>
      <w:r>
        <w:separator/>
      </w:r>
    </w:p>
  </w:endnote>
  <w:endnote w:type="continuationSeparator" w:id="0">
    <w:p w:rsidR="0092772F" w:rsidRDefault="0092772F" w:rsidP="00FE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06" w:rsidRDefault="00522406">
    <w:pPr>
      <w:pStyle w:val="Footer"/>
    </w:pPr>
    <w:r>
      <w:rPr>
        <w:snapToGrid w:val="0"/>
      </w:rPr>
      <w:tab/>
    </w:r>
    <w:r w:rsidR="0092772F">
      <w:fldChar w:fldCharType="begin"/>
    </w:r>
    <w:r w:rsidR="0092772F">
      <w:instrText xml:space="preserve"> DOCPROPERTY "Company"  \* MERGEFORMAT </w:instrText>
    </w:r>
    <w:r w:rsidR="0092772F">
      <w:fldChar w:fldCharType="separate"/>
    </w:r>
    <w:r w:rsidRPr="002F0D03">
      <w:rPr>
        <w:rFonts w:ascii="Times" w:hAnsi="Times"/>
        <w:caps/>
        <w:snapToGrid w:val="0"/>
      </w:rPr>
      <w:t>Nexteer</w:t>
    </w:r>
    <w:r w:rsidR="0092772F">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72F" w:rsidRDefault="0092772F" w:rsidP="00FE5605">
      <w:pPr>
        <w:spacing w:after="0" w:line="240" w:lineRule="auto"/>
      </w:pPr>
      <w:r>
        <w:separator/>
      </w:r>
    </w:p>
  </w:footnote>
  <w:footnote w:type="continuationSeparator" w:id="0">
    <w:p w:rsidR="0092772F" w:rsidRDefault="0092772F" w:rsidP="00FE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06" w:rsidRDefault="00522406">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522406">
      <w:trPr>
        <w:cantSplit/>
      </w:trPr>
      <w:tc>
        <w:tcPr>
          <w:tcW w:w="990" w:type="dxa"/>
        </w:tcPr>
        <w:p w:rsidR="00522406" w:rsidRDefault="00522406">
          <w:pPr>
            <w:pStyle w:val="Header"/>
          </w:pPr>
          <w:r>
            <w:t>Title:</w:t>
          </w:r>
        </w:p>
      </w:tc>
      <w:tc>
        <w:tcPr>
          <w:tcW w:w="5400" w:type="dxa"/>
          <w:gridSpan w:val="3"/>
          <w:vMerge w:val="restart"/>
        </w:tcPr>
        <w:p w:rsidR="00522406" w:rsidRDefault="00522406">
          <w:pPr>
            <w:pStyle w:val="Header"/>
          </w:pPr>
          <w:proofErr w:type="spellStart"/>
          <w:r w:rsidRPr="00FE5605">
            <w:t>TrqCanc</w:t>
          </w:r>
          <w:proofErr w:type="spellEnd"/>
        </w:p>
        <w:p w:rsidR="00522406" w:rsidRDefault="0092772F" w:rsidP="00B41868">
          <w:pPr>
            <w:pStyle w:val="Header"/>
            <w:tabs>
              <w:tab w:val="clear" w:pos="4320"/>
              <w:tab w:val="clear" w:pos="8640"/>
              <w:tab w:val="center" w:pos="2592"/>
            </w:tabs>
          </w:pPr>
          <w:r>
            <w:fldChar w:fldCharType="begin"/>
          </w:r>
          <w:r>
            <w:instrText xml:space="preserve"> DOCPROPERTY "Product Line"  \* MERGEFORMAT </w:instrText>
          </w:r>
          <w:r>
            <w:fldChar w:fldCharType="separate"/>
          </w:r>
          <w:r w:rsidR="00522406">
            <w:t>Gen II+ EPS EA3</w:t>
          </w:r>
          <w:r>
            <w:fldChar w:fldCharType="end"/>
          </w:r>
          <w:r w:rsidR="00522406">
            <w:tab/>
          </w:r>
        </w:p>
      </w:tc>
      <w:tc>
        <w:tcPr>
          <w:tcW w:w="1170" w:type="dxa"/>
        </w:tcPr>
        <w:p w:rsidR="00522406" w:rsidRDefault="00522406">
          <w:pPr>
            <w:pStyle w:val="Header"/>
          </w:pPr>
          <w:r>
            <w:t>Revision:</w:t>
          </w:r>
        </w:p>
      </w:tc>
      <w:tc>
        <w:tcPr>
          <w:tcW w:w="1350" w:type="dxa"/>
        </w:tcPr>
        <w:p w:rsidR="00522406" w:rsidRDefault="00686504" w:rsidP="002D1117">
          <w:pPr>
            <w:pStyle w:val="Header"/>
          </w:pPr>
          <w:del w:id="52" w:author="Sengottaiyan, Selva" w:date="2015-08-20T11:50:00Z">
            <w:r w:rsidDel="00973DDF">
              <w:delText>7</w:delText>
            </w:r>
          </w:del>
          <w:ins w:id="53" w:author="Sengottaiyan, Selva" w:date="2015-08-20T11:50:00Z">
            <w:r w:rsidR="00973DDF">
              <w:t>8</w:t>
            </w:r>
          </w:ins>
          <w:r w:rsidR="00522406">
            <w:t>.0</w:t>
          </w:r>
        </w:p>
      </w:tc>
    </w:tr>
    <w:tr w:rsidR="00522406" w:rsidTr="00B41868">
      <w:trPr>
        <w:cantSplit/>
        <w:trHeight w:val="261"/>
      </w:trPr>
      <w:tc>
        <w:tcPr>
          <w:tcW w:w="990" w:type="dxa"/>
        </w:tcPr>
        <w:p w:rsidR="00522406" w:rsidRDefault="00522406">
          <w:pPr>
            <w:pStyle w:val="Header"/>
          </w:pPr>
          <w:r>
            <w:t xml:space="preserve">Product:     </w:t>
          </w:r>
        </w:p>
      </w:tc>
      <w:tc>
        <w:tcPr>
          <w:tcW w:w="5400" w:type="dxa"/>
          <w:gridSpan w:val="3"/>
          <w:vMerge/>
        </w:tcPr>
        <w:p w:rsidR="00522406" w:rsidRDefault="00522406">
          <w:pPr>
            <w:pStyle w:val="Header"/>
            <w:jc w:val="center"/>
          </w:pPr>
        </w:p>
      </w:tc>
      <w:tc>
        <w:tcPr>
          <w:tcW w:w="1170" w:type="dxa"/>
        </w:tcPr>
        <w:p w:rsidR="00522406" w:rsidRDefault="00522406">
          <w:pPr>
            <w:pStyle w:val="Header"/>
          </w:pPr>
          <w:r>
            <w:t>Rev. Date:</w:t>
          </w:r>
        </w:p>
      </w:tc>
      <w:tc>
        <w:tcPr>
          <w:tcW w:w="1350" w:type="dxa"/>
        </w:tcPr>
        <w:p w:rsidR="00522406" w:rsidRDefault="0097679C" w:rsidP="0097679C">
          <w:pPr>
            <w:pStyle w:val="Header"/>
          </w:pPr>
          <w:r>
            <w:fldChar w:fldCharType="begin"/>
          </w:r>
          <w:r>
            <w:instrText xml:space="preserve"> DATE \@ "d-MMM-yy" </w:instrText>
          </w:r>
          <w:r>
            <w:fldChar w:fldCharType="separate"/>
          </w:r>
          <w:r w:rsidR="0076287B">
            <w:rPr>
              <w:noProof/>
            </w:rPr>
            <w:t>20-Aug-15</w:t>
          </w:r>
          <w:r>
            <w:fldChar w:fldCharType="end"/>
          </w:r>
        </w:p>
      </w:tc>
    </w:tr>
    <w:tr w:rsidR="00522406">
      <w:trPr>
        <w:cantSplit/>
      </w:trPr>
      <w:tc>
        <w:tcPr>
          <w:tcW w:w="990" w:type="dxa"/>
        </w:tcPr>
        <w:p w:rsidR="00522406" w:rsidRDefault="00522406">
          <w:pPr>
            <w:pStyle w:val="Header"/>
          </w:pPr>
          <w:r>
            <w:t>Group:</w:t>
          </w:r>
        </w:p>
      </w:tc>
      <w:tc>
        <w:tcPr>
          <w:tcW w:w="1530" w:type="dxa"/>
        </w:tcPr>
        <w:p w:rsidR="00522406" w:rsidRDefault="00522406">
          <w:pPr>
            <w:pStyle w:val="Header"/>
          </w:pPr>
          <w:r>
            <w:t>ESG</w:t>
          </w:r>
        </w:p>
      </w:tc>
      <w:tc>
        <w:tcPr>
          <w:tcW w:w="1260" w:type="dxa"/>
        </w:tcPr>
        <w:p w:rsidR="00522406" w:rsidRDefault="00522406">
          <w:pPr>
            <w:pStyle w:val="Header"/>
          </w:pPr>
          <w:r>
            <w:t>Originator:</w:t>
          </w:r>
        </w:p>
      </w:tc>
      <w:tc>
        <w:tcPr>
          <w:tcW w:w="2610" w:type="dxa"/>
        </w:tcPr>
        <w:p w:rsidR="00522406" w:rsidRDefault="00522406" w:rsidP="00950C31">
          <w:pPr>
            <w:pStyle w:val="Header"/>
          </w:pPr>
          <w:r>
            <w:t>Selva Sengottaiyan</w:t>
          </w:r>
        </w:p>
      </w:tc>
      <w:tc>
        <w:tcPr>
          <w:tcW w:w="1170" w:type="dxa"/>
        </w:tcPr>
        <w:p w:rsidR="00522406" w:rsidRDefault="00522406">
          <w:pPr>
            <w:pStyle w:val="Header"/>
          </w:pPr>
          <w:r>
            <w:t>Page:</w:t>
          </w:r>
        </w:p>
      </w:tc>
      <w:tc>
        <w:tcPr>
          <w:tcW w:w="1350" w:type="dxa"/>
        </w:tcPr>
        <w:p w:rsidR="00522406" w:rsidRDefault="00522406">
          <w:pPr>
            <w:pStyle w:val="Header"/>
          </w:pPr>
          <w:r>
            <w:rPr>
              <w:rStyle w:val="PageNumber"/>
            </w:rPr>
            <w:fldChar w:fldCharType="begin"/>
          </w:r>
          <w:r>
            <w:rPr>
              <w:rStyle w:val="PageNumber"/>
            </w:rPr>
            <w:instrText xml:space="preserve"> PAGE </w:instrText>
          </w:r>
          <w:r>
            <w:rPr>
              <w:rStyle w:val="PageNumber"/>
            </w:rPr>
            <w:fldChar w:fldCharType="separate"/>
          </w:r>
          <w:r w:rsidR="002E047F">
            <w:rPr>
              <w:rStyle w:val="PageNumber"/>
              <w:noProof/>
            </w:rPr>
            <w:t>34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E047F">
            <w:rPr>
              <w:rStyle w:val="PageNumber"/>
              <w:noProof/>
            </w:rPr>
            <w:t>34</w:t>
          </w:r>
          <w:r>
            <w:rPr>
              <w:rStyle w:val="PageNumber"/>
            </w:rPr>
            <w:fldChar w:fldCharType="end"/>
          </w:r>
        </w:p>
      </w:tc>
    </w:tr>
  </w:tbl>
  <w:p w:rsidR="00522406" w:rsidRDefault="00522406">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61164893"/>
    <w:multiLevelType w:val="hybridMultilevel"/>
    <w:tmpl w:val="F3A6A704"/>
    <w:lvl w:ilvl="0" w:tplc="F238E16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
    <w:nsid w:val="75EC4379"/>
    <w:multiLevelType w:val="hybridMultilevel"/>
    <w:tmpl w:val="BCEAD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975107"/>
    <w:multiLevelType w:val="multilevel"/>
    <w:tmpl w:val="570E395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0"/>
  </w:num>
  <w:num w:numId="3">
    <w:abstractNumId w:val="1"/>
  </w:num>
  <w:num w:numId="4">
    <w:abstractNumId w:val="2"/>
  </w:num>
  <w:num w:numId="5">
    <w:abstractNumId w:val="3"/>
  </w:num>
  <w:num w:numId="6">
    <w:abstractNumId w:val="4"/>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5605"/>
    <w:rsid w:val="00001181"/>
    <w:rsid w:val="00006DB6"/>
    <w:rsid w:val="00010EFA"/>
    <w:rsid w:val="00014E50"/>
    <w:rsid w:val="00022266"/>
    <w:rsid w:val="00023FA6"/>
    <w:rsid w:val="0002788A"/>
    <w:rsid w:val="00030840"/>
    <w:rsid w:val="00032D89"/>
    <w:rsid w:val="00046C78"/>
    <w:rsid w:val="000608FB"/>
    <w:rsid w:val="00060A67"/>
    <w:rsid w:val="000630C3"/>
    <w:rsid w:val="00074530"/>
    <w:rsid w:val="00085296"/>
    <w:rsid w:val="00097E28"/>
    <w:rsid w:val="000A4DB2"/>
    <w:rsid w:val="000B35A0"/>
    <w:rsid w:val="000C4CBC"/>
    <w:rsid w:val="000D0BF9"/>
    <w:rsid w:val="000D71B6"/>
    <w:rsid w:val="000F0F27"/>
    <w:rsid w:val="0010088B"/>
    <w:rsid w:val="0011236F"/>
    <w:rsid w:val="0011656D"/>
    <w:rsid w:val="0013287E"/>
    <w:rsid w:val="00170802"/>
    <w:rsid w:val="00185241"/>
    <w:rsid w:val="00197592"/>
    <w:rsid w:val="001A54C5"/>
    <w:rsid w:val="001C2CCF"/>
    <w:rsid w:val="001C3E3E"/>
    <w:rsid w:val="001D6FDB"/>
    <w:rsid w:val="001E1E82"/>
    <w:rsid w:val="001F22AC"/>
    <w:rsid w:val="00201A8E"/>
    <w:rsid w:val="00241B76"/>
    <w:rsid w:val="002440AC"/>
    <w:rsid w:val="00287596"/>
    <w:rsid w:val="002A4922"/>
    <w:rsid w:val="002D1117"/>
    <w:rsid w:val="002D2630"/>
    <w:rsid w:val="002D2E97"/>
    <w:rsid w:val="002E047F"/>
    <w:rsid w:val="002F7137"/>
    <w:rsid w:val="002F7881"/>
    <w:rsid w:val="0033595F"/>
    <w:rsid w:val="003945DD"/>
    <w:rsid w:val="003A1B2E"/>
    <w:rsid w:val="003A2709"/>
    <w:rsid w:val="003B7232"/>
    <w:rsid w:val="003C2DEA"/>
    <w:rsid w:val="003E58C8"/>
    <w:rsid w:val="003F5C33"/>
    <w:rsid w:val="004139E7"/>
    <w:rsid w:val="004269A7"/>
    <w:rsid w:val="004302D5"/>
    <w:rsid w:val="00442DBA"/>
    <w:rsid w:val="00454710"/>
    <w:rsid w:val="0045651D"/>
    <w:rsid w:val="00461507"/>
    <w:rsid w:val="00476E64"/>
    <w:rsid w:val="004A280A"/>
    <w:rsid w:val="004D6E60"/>
    <w:rsid w:val="004E7EFB"/>
    <w:rsid w:val="004F0FA2"/>
    <w:rsid w:val="00522406"/>
    <w:rsid w:val="00525055"/>
    <w:rsid w:val="00532272"/>
    <w:rsid w:val="0054369C"/>
    <w:rsid w:val="00551147"/>
    <w:rsid w:val="00552E03"/>
    <w:rsid w:val="00553A78"/>
    <w:rsid w:val="00566A2D"/>
    <w:rsid w:val="005726DE"/>
    <w:rsid w:val="005A1EB1"/>
    <w:rsid w:val="005A30F1"/>
    <w:rsid w:val="005C3AC9"/>
    <w:rsid w:val="005C6DC8"/>
    <w:rsid w:val="005D5836"/>
    <w:rsid w:val="005F1D33"/>
    <w:rsid w:val="005F3773"/>
    <w:rsid w:val="0060211F"/>
    <w:rsid w:val="0065658B"/>
    <w:rsid w:val="00667184"/>
    <w:rsid w:val="00671972"/>
    <w:rsid w:val="00680E5B"/>
    <w:rsid w:val="00683039"/>
    <w:rsid w:val="00686504"/>
    <w:rsid w:val="006C30C2"/>
    <w:rsid w:val="006D1E14"/>
    <w:rsid w:val="006D66AA"/>
    <w:rsid w:val="006F221D"/>
    <w:rsid w:val="00704523"/>
    <w:rsid w:val="00725943"/>
    <w:rsid w:val="007434F1"/>
    <w:rsid w:val="0076287B"/>
    <w:rsid w:val="00785666"/>
    <w:rsid w:val="007A6B94"/>
    <w:rsid w:val="007B68CF"/>
    <w:rsid w:val="007C24D1"/>
    <w:rsid w:val="007E1C07"/>
    <w:rsid w:val="007F0A23"/>
    <w:rsid w:val="008037C4"/>
    <w:rsid w:val="00806F90"/>
    <w:rsid w:val="008555F1"/>
    <w:rsid w:val="00855BEC"/>
    <w:rsid w:val="00863165"/>
    <w:rsid w:val="0088206C"/>
    <w:rsid w:val="008B16E2"/>
    <w:rsid w:val="008C6869"/>
    <w:rsid w:val="008C6DBA"/>
    <w:rsid w:val="008D3D2D"/>
    <w:rsid w:val="008D73B9"/>
    <w:rsid w:val="008E32A5"/>
    <w:rsid w:val="008F762F"/>
    <w:rsid w:val="00900730"/>
    <w:rsid w:val="00900BB9"/>
    <w:rsid w:val="0092772F"/>
    <w:rsid w:val="00947111"/>
    <w:rsid w:val="00950C31"/>
    <w:rsid w:val="00955555"/>
    <w:rsid w:val="00967324"/>
    <w:rsid w:val="00973DDF"/>
    <w:rsid w:val="0097679C"/>
    <w:rsid w:val="009A5653"/>
    <w:rsid w:val="009A6737"/>
    <w:rsid w:val="009D5158"/>
    <w:rsid w:val="009E49DD"/>
    <w:rsid w:val="00A125C4"/>
    <w:rsid w:val="00A15236"/>
    <w:rsid w:val="00A3105C"/>
    <w:rsid w:val="00A409C3"/>
    <w:rsid w:val="00A42596"/>
    <w:rsid w:val="00A46A35"/>
    <w:rsid w:val="00A46B57"/>
    <w:rsid w:val="00A72EF9"/>
    <w:rsid w:val="00A94AF6"/>
    <w:rsid w:val="00AB0064"/>
    <w:rsid w:val="00AD1094"/>
    <w:rsid w:val="00AE6317"/>
    <w:rsid w:val="00AF03A2"/>
    <w:rsid w:val="00AF363F"/>
    <w:rsid w:val="00AF58C6"/>
    <w:rsid w:val="00B26E7C"/>
    <w:rsid w:val="00B26FD3"/>
    <w:rsid w:val="00B41868"/>
    <w:rsid w:val="00BC3E2C"/>
    <w:rsid w:val="00BC5C41"/>
    <w:rsid w:val="00BF3CFF"/>
    <w:rsid w:val="00BF681F"/>
    <w:rsid w:val="00C05129"/>
    <w:rsid w:val="00C07813"/>
    <w:rsid w:val="00C17722"/>
    <w:rsid w:val="00C521C5"/>
    <w:rsid w:val="00C947FC"/>
    <w:rsid w:val="00CA0841"/>
    <w:rsid w:val="00CA150D"/>
    <w:rsid w:val="00CC64E2"/>
    <w:rsid w:val="00CD315D"/>
    <w:rsid w:val="00CE078C"/>
    <w:rsid w:val="00CE60ED"/>
    <w:rsid w:val="00CF16E9"/>
    <w:rsid w:val="00D01CB2"/>
    <w:rsid w:val="00D5055C"/>
    <w:rsid w:val="00D5104E"/>
    <w:rsid w:val="00D77A7E"/>
    <w:rsid w:val="00D80DF5"/>
    <w:rsid w:val="00D9659E"/>
    <w:rsid w:val="00DB14A0"/>
    <w:rsid w:val="00DC35A2"/>
    <w:rsid w:val="00DC5884"/>
    <w:rsid w:val="00DD24F8"/>
    <w:rsid w:val="00DF59EC"/>
    <w:rsid w:val="00E10302"/>
    <w:rsid w:val="00E242B9"/>
    <w:rsid w:val="00E36D9C"/>
    <w:rsid w:val="00E60431"/>
    <w:rsid w:val="00E7416B"/>
    <w:rsid w:val="00E856BD"/>
    <w:rsid w:val="00E86D0A"/>
    <w:rsid w:val="00E96658"/>
    <w:rsid w:val="00EC255D"/>
    <w:rsid w:val="00EF4187"/>
    <w:rsid w:val="00F10010"/>
    <w:rsid w:val="00F32F80"/>
    <w:rsid w:val="00F375B3"/>
    <w:rsid w:val="00F60832"/>
    <w:rsid w:val="00F652BB"/>
    <w:rsid w:val="00F66AFF"/>
    <w:rsid w:val="00F805D5"/>
    <w:rsid w:val="00F9426B"/>
    <w:rsid w:val="00F95E00"/>
    <w:rsid w:val="00FA5C3C"/>
    <w:rsid w:val="00FB71E4"/>
    <w:rsid w:val="00FD212B"/>
    <w:rsid w:val="00FD5400"/>
    <w:rsid w:val="00FE5605"/>
    <w:rsid w:val="00FE5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F5"/>
  </w:style>
  <w:style w:type="paragraph" w:styleId="Heading1">
    <w:name w:val="heading 1"/>
    <w:basedOn w:val="Normal"/>
    <w:next w:val="Normal"/>
    <w:link w:val="Heading1Char"/>
    <w:qFormat/>
    <w:rsid w:val="00FE5605"/>
    <w:pPr>
      <w:keepNext/>
      <w:numPr>
        <w:numId w:val="1"/>
      </w:numPr>
      <w:spacing w:before="240" w:after="120" w:line="240" w:lineRule="auto"/>
      <w:outlineLvl w:val="0"/>
    </w:pPr>
    <w:rPr>
      <w:rFonts w:ascii="Arial" w:eastAsia="Times New Roman" w:hAnsi="Arial" w:cs="Times New Roman"/>
      <w:b/>
      <w:kern w:val="28"/>
      <w:sz w:val="28"/>
      <w:szCs w:val="20"/>
    </w:rPr>
  </w:style>
  <w:style w:type="paragraph" w:styleId="Heading2">
    <w:name w:val="heading 2"/>
    <w:basedOn w:val="Normal"/>
    <w:next w:val="Normal"/>
    <w:link w:val="Heading2Char"/>
    <w:qFormat/>
    <w:rsid w:val="00FE5605"/>
    <w:pPr>
      <w:keepNext/>
      <w:numPr>
        <w:ilvl w:val="1"/>
        <w:numId w:val="1"/>
      </w:numPr>
      <w:spacing w:before="120" w:after="0" w:line="240" w:lineRule="auto"/>
      <w:outlineLvl w:val="1"/>
    </w:pPr>
    <w:rPr>
      <w:rFonts w:ascii="Arial" w:eastAsia="Times New Roman" w:hAnsi="Arial" w:cs="Times New Roman"/>
      <w:b/>
      <w:sz w:val="24"/>
      <w:szCs w:val="20"/>
    </w:rPr>
  </w:style>
  <w:style w:type="paragraph" w:styleId="Heading3">
    <w:name w:val="heading 3"/>
    <w:basedOn w:val="Normal"/>
    <w:next w:val="Normal"/>
    <w:link w:val="Heading3Char"/>
    <w:qFormat/>
    <w:rsid w:val="00FE5605"/>
    <w:pPr>
      <w:keepNext/>
      <w:numPr>
        <w:ilvl w:val="2"/>
        <w:numId w:val="1"/>
      </w:numPr>
      <w:spacing w:before="120" w:after="0" w:line="240" w:lineRule="auto"/>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FE5605"/>
    <w:pPr>
      <w:keepNext/>
      <w:numPr>
        <w:ilvl w:val="3"/>
        <w:numId w:val="1"/>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FE5605"/>
    <w:pPr>
      <w:numPr>
        <w:ilvl w:val="4"/>
        <w:numId w:val="1"/>
      </w:numPr>
      <w:spacing w:before="240" w:after="60" w:line="240" w:lineRule="auto"/>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FE5605"/>
    <w:pPr>
      <w:numPr>
        <w:ilvl w:val="5"/>
        <w:numId w:val="1"/>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FE5605"/>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E5605"/>
    <w:pPr>
      <w:numPr>
        <w:ilvl w:val="7"/>
        <w:numId w:val="1"/>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E5605"/>
    <w:pPr>
      <w:numPr>
        <w:ilvl w:val="8"/>
        <w:numId w:val="1"/>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605"/>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FE5605"/>
    <w:rPr>
      <w:rFonts w:ascii="Arial" w:eastAsia="Times New Roman" w:hAnsi="Arial" w:cs="Times New Roman"/>
      <w:b/>
      <w:sz w:val="24"/>
      <w:szCs w:val="20"/>
    </w:rPr>
  </w:style>
  <w:style w:type="character" w:customStyle="1" w:styleId="Heading3Char">
    <w:name w:val="Heading 3 Char"/>
    <w:basedOn w:val="DefaultParagraphFont"/>
    <w:link w:val="Heading3"/>
    <w:rsid w:val="00FE5605"/>
    <w:rPr>
      <w:rFonts w:ascii="Arial" w:eastAsia="Times New Roman" w:hAnsi="Arial" w:cs="Times New Roman"/>
      <w:b/>
      <w:sz w:val="24"/>
      <w:szCs w:val="20"/>
    </w:rPr>
  </w:style>
  <w:style w:type="character" w:customStyle="1" w:styleId="Heading4Char">
    <w:name w:val="Heading 4 Char"/>
    <w:basedOn w:val="DefaultParagraphFont"/>
    <w:link w:val="Heading4"/>
    <w:rsid w:val="00FE5605"/>
    <w:rPr>
      <w:rFonts w:ascii="Arial" w:eastAsia="Times New Roman" w:hAnsi="Arial" w:cs="Times New Roman"/>
      <w:b/>
      <w:sz w:val="24"/>
      <w:szCs w:val="20"/>
    </w:rPr>
  </w:style>
  <w:style w:type="character" w:customStyle="1" w:styleId="Heading5Char">
    <w:name w:val="Heading 5 Char"/>
    <w:basedOn w:val="DefaultParagraphFont"/>
    <w:link w:val="Heading5"/>
    <w:rsid w:val="00FE5605"/>
    <w:rPr>
      <w:rFonts w:ascii="Times New Roman" w:eastAsia="Times New Roman" w:hAnsi="Times New Roman" w:cs="Times New Roman"/>
      <w:szCs w:val="20"/>
    </w:rPr>
  </w:style>
  <w:style w:type="character" w:customStyle="1" w:styleId="Heading6Char">
    <w:name w:val="Heading 6 Char"/>
    <w:basedOn w:val="DefaultParagraphFont"/>
    <w:link w:val="Heading6"/>
    <w:rsid w:val="00FE5605"/>
    <w:rPr>
      <w:rFonts w:ascii="Times New Roman" w:eastAsia="Times New Roman" w:hAnsi="Times New Roman" w:cs="Times New Roman"/>
      <w:i/>
      <w:szCs w:val="20"/>
    </w:rPr>
  </w:style>
  <w:style w:type="character" w:customStyle="1" w:styleId="Heading7Char">
    <w:name w:val="Heading 7 Char"/>
    <w:basedOn w:val="DefaultParagraphFont"/>
    <w:link w:val="Heading7"/>
    <w:rsid w:val="00FE5605"/>
    <w:rPr>
      <w:rFonts w:ascii="Arial" w:eastAsia="Times New Roman" w:hAnsi="Arial" w:cs="Times New Roman"/>
      <w:sz w:val="20"/>
      <w:szCs w:val="20"/>
    </w:rPr>
  </w:style>
  <w:style w:type="character" w:customStyle="1" w:styleId="Heading8Char">
    <w:name w:val="Heading 8 Char"/>
    <w:basedOn w:val="DefaultParagraphFont"/>
    <w:link w:val="Heading8"/>
    <w:rsid w:val="00FE5605"/>
    <w:rPr>
      <w:rFonts w:ascii="Arial" w:eastAsia="Times New Roman" w:hAnsi="Arial" w:cs="Times New Roman"/>
      <w:i/>
      <w:sz w:val="20"/>
      <w:szCs w:val="20"/>
    </w:rPr>
  </w:style>
  <w:style w:type="character" w:customStyle="1" w:styleId="Heading9Char">
    <w:name w:val="Heading 9 Char"/>
    <w:basedOn w:val="DefaultParagraphFont"/>
    <w:link w:val="Heading9"/>
    <w:rsid w:val="00FE5605"/>
    <w:rPr>
      <w:rFonts w:ascii="Arial" w:eastAsia="Times New Roman" w:hAnsi="Arial" w:cs="Times New Roman"/>
      <w:b/>
      <w:i/>
      <w:sz w:val="18"/>
      <w:szCs w:val="20"/>
    </w:rPr>
  </w:style>
  <w:style w:type="paragraph" w:styleId="Header">
    <w:name w:val="header"/>
    <w:basedOn w:val="Normal"/>
    <w:link w:val="HeaderChar"/>
    <w:semiHidden/>
    <w:rsid w:val="00FE5605"/>
    <w:pPr>
      <w:tabs>
        <w:tab w:val="center" w:pos="4320"/>
        <w:tab w:val="right" w:pos="8640"/>
      </w:tabs>
      <w:spacing w:after="120" w:line="240" w:lineRule="auto"/>
    </w:pPr>
    <w:rPr>
      <w:rFonts w:ascii="Arial" w:eastAsia="Times New Roman" w:hAnsi="Arial" w:cs="Times New Roman"/>
      <w:sz w:val="20"/>
      <w:szCs w:val="20"/>
    </w:rPr>
  </w:style>
  <w:style w:type="character" w:customStyle="1" w:styleId="HeaderChar">
    <w:name w:val="Header Char"/>
    <w:basedOn w:val="DefaultParagraphFont"/>
    <w:link w:val="Header"/>
    <w:semiHidden/>
    <w:rsid w:val="00FE5605"/>
    <w:rPr>
      <w:rFonts w:ascii="Arial" w:eastAsia="Times New Roman" w:hAnsi="Arial" w:cs="Times New Roman"/>
      <w:sz w:val="20"/>
      <w:szCs w:val="20"/>
    </w:rPr>
  </w:style>
  <w:style w:type="paragraph" w:styleId="Footer">
    <w:name w:val="footer"/>
    <w:basedOn w:val="Normal"/>
    <w:link w:val="FooterChar"/>
    <w:semiHidden/>
    <w:rsid w:val="00FE5605"/>
    <w:pPr>
      <w:tabs>
        <w:tab w:val="center" w:pos="4320"/>
        <w:tab w:val="right" w:pos="8640"/>
      </w:tabs>
      <w:spacing w:after="12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FE5605"/>
    <w:rPr>
      <w:rFonts w:ascii="Times New Roman" w:eastAsia="Times New Roman" w:hAnsi="Times New Roman" w:cs="Times New Roman"/>
      <w:sz w:val="20"/>
      <w:szCs w:val="20"/>
    </w:rPr>
  </w:style>
  <w:style w:type="character" w:styleId="PageNumber">
    <w:name w:val="page number"/>
    <w:basedOn w:val="DefaultParagraphFont"/>
    <w:semiHidden/>
    <w:rsid w:val="00FE5605"/>
  </w:style>
  <w:style w:type="paragraph" w:styleId="ListParagraph">
    <w:name w:val="List Paragraph"/>
    <w:basedOn w:val="Normal"/>
    <w:uiPriority w:val="34"/>
    <w:qFormat/>
    <w:rsid w:val="000D71B6"/>
    <w:pPr>
      <w:ind w:left="720"/>
      <w:contextualSpacing/>
    </w:pPr>
  </w:style>
  <w:style w:type="paragraph" w:styleId="BalloonText">
    <w:name w:val="Balloon Text"/>
    <w:basedOn w:val="Normal"/>
    <w:link w:val="BalloonTextChar"/>
    <w:uiPriority w:val="99"/>
    <w:semiHidden/>
    <w:unhideWhenUsed/>
    <w:rsid w:val="00030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8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08013-79B2-4212-A751-77866DBCF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3994</TotalTime>
  <Pages>1</Pages>
  <Words>1823</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KPIT</Company>
  <LinksUpToDate>false</LinksUpToDate>
  <CharactersWithSpaces>12196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KPIT</dc:creator>
  <cp:keywords/>
  <dc:description/>
  <cp:lastModifiedBy>Sengottaiyan, Selva</cp:lastModifiedBy>
  <cp:revision>23</cp:revision>
  <dcterms:created xsi:type="dcterms:W3CDTF">2013-03-25T22:06:00Z</dcterms:created>
  <dcterms:modified xsi:type="dcterms:W3CDTF">2015-08-20T18:57:00Z</dcterms:modified>
</cp:coreProperties>
</file>