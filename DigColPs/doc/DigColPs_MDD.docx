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proofErr w:type="gramStart"/>
      <w:r>
        <w:t>Module  --</w:t>
      </w:r>
      <w:proofErr w:type="gramEnd"/>
      <w:r>
        <w:t xml:space="preserve"> </w:t>
      </w:r>
      <w:fldSimple w:instr=" DOCPROPERTY &quot;Document Title&quot;  \* MERGEFORMAT ">
        <w:r w:rsidR="0017318F">
          <w:t>Digital Column Position Sensor (I2C)</w:t>
        </w:r>
      </w:fldSimple>
    </w:p>
    <w:p w:rsidR="004A781C" w:rsidRDefault="004A781C">
      <w:pPr>
        <w:pStyle w:val="Heading1"/>
      </w:pPr>
      <w:r>
        <w:t>High-Level Description</w:t>
      </w:r>
    </w:p>
    <w:p w:rsidR="004A781C" w:rsidRDefault="00A641B1" w:rsidP="00534E2C">
      <w:r>
        <w:t xml:space="preserve"> </w:t>
      </w:r>
      <w:r w:rsidR="001B747E">
        <w:rPr>
          <w:noProof/>
        </w:rPr>
        <w:drawing>
          <wp:inline distT="0" distB="0" distL="0" distR="0" wp14:anchorId="25C37E32" wp14:editId="57CD1D54">
            <wp:extent cx="1694164" cy="9336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4186" cy="933628"/>
                    </a:xfrm>
                    <a:prstGeom prst="rect">
                      <a:avLst/>
                    </a:prstGeom>
                    <a:noFill/>
                    <a:ln>
                      <a:noFill/>
                    </a:ln>
                  </pic:spPr>
                </pic:pic>
              </a:graphicData>
            </a:graphic>
          </wp:inline>
        </w:drawing>
      </w:r>
    </w:p>
    <w:p w:rsidR="007C680E" w:rsidRDefault="007C680E" w:rsidP="007C680E">
      <w:r>
        <w:tab/>
        <w:t xml:space="preserve">The digital column position sensor component reads sensor data from the digital column position sensor interface and processes the raw angle data into </w:t>
      </w:r>
      <w:proofErr w:type="spellStart"/>
      <w:r>
        <w:t>handwheel</w:t>
      </w:r>
      <w:proofErr w:type="spellEnd"/>
      <w:r>
        <w:t xml:space="preserve"> position in degrees and determines the validity of that angle. </w:t>
      </w:r>
    </w:p>
    <w:p w:rsidR="004A781C" w:rsidRPr="00F02E73" w:rsidRDefault="004A781C">
      <w:pPr>
        <w:pStyle w:val="Heading1"/>
        <w:rPr>
          <w:i/>
        </w:rPr>
      </w:pPr>
      <w:r w:rsidRPr="00F02E73">
        <w:rPr>
          <w:i/>
        </w:rPr>
        <w:lastRenderedPageBreak/>
        <w:t>Figures</w:t>
      </w:r>
    </w:p>
    <w:p w:rsidR="00046190" w:rsidRDefault="00046190" w:rsidP="00046190">
      <w:pPr>
        <w:pStyle w:val="Heading2"/>
      </w:pPr>
      <w:r>
        <w:t>Data Flow Sequence</w:t>
      </w:r>
    </w:p>
    <w:p w:rsidR="00046190" w:rsidRDefault="00B41710" w:rsidP="00046190">
      <w:pPr>
        <w:jc w:val="center"/>
      </w:pPr>
      <w:r>
        <w:rPr>
          <w:noProof/>
        </w:rPr>
        <w:drawing>
          <wp:inline distT="0" distB="0" distL="0" distR="0" wp14:anchorId="34283960" wp14:editId="062DE5CE">
            <wp:extent cx="5486400" cy="6771640"/>
            <wp:effectExtent l="19050" t="0" r="0" b="0"/>
            <wp:docPr id="3" name="Picture 2" descr="ES-20D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20DSequence.png"/>
                    <pic:cNvPicPr/>
                  </pic:nvPicPr>
                  <pic:blipFill>
                    <a:blip r:embed="rId10" cstate="print"/>
                    <a:stretch>
                      <a:fillRect/>
                    </a:stretch>
                  </pic:blipFill>
                  <pic:spPr>
                    <a:xfrm>
                      <a:off x="0" y="0"/>
                      <a:ext cx="5486400" cy="6771640"/>
                    </a:xfrm>
                    <a:prstGeom prst="rect">
                      <a:avLst/>
                    </a:prstGeom>
                  </pic:spPr>
                </pic:pic>
              </a:graphicData>
            </a:graphic>
          </wp:inline>
        </w:drawing>
      </w:r>
    </w:p>
    <w:p w:rsidR="00B41710" w:rsidRDefault="00B41710" w:rsidP="00046190">
      <w:pPr>
        <w:jc w:val="center"/>
      </w:pPr>
      <w:r>
        <w:rPr>
          <w:noProof/>
        </w:rPr>
        <w:lastRenderedPageBreak/>
        <w:drawing>
          <wp:inline distT="0" distB="0" distL="0" distR="0" wp14:anchorId="29D5BFB8" wp14:editId="0828ABF2">
            <wp:extent cx="5486400" cy="5780405"/>
            <wp:effectExtent l="19050" t="0" r="0" b="0"/>
            <wp:docPr id="4" name="Picture 3" descr="ES-20DSequenc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20DSequence_001.png"/>
                    <pic:cNvPicPr/>
                  </pic:nvPicPr>
                  <pic:blipFill>
                    <a:blip r:embed="rId11" cstate="print"/>
                    <a:stretch>
                      <a:fillRect/>
                    </a:stretch>
                  </pic:blipFill>
                  <pic:spPr>
                    <a:xfrm>
                      <a:off x="0" y="0"/>
                      <a:ext cx="5486400" cy="5780405"/>
                    </a:xfrm>
                    <a:prstGeom prst="rect">
                      <a:avLst/>
                    </a:prstGeom>
                  </pic:spPr>
                </pic:pic>
              </a:graphicData>
            </a:graphic>
          </wp:inline>
        </w:drawing>
      </w:r>
    </w:p>
    <w:p w:rsidR="00B41710" w:rsidRDefault="00B41710" w:rsidP="00046190">
      <w:pPr>
        <w:jc w:val="center"/>
      </w:pPr>
      <w:r>
        <w:rPr>
          <w:noProof/>
        </w:rPr>
        <w:lastRenderedPageBreak/>
        <w:drawing>
          <wp:inline distT="0" distB="0" distL="0" distR="0" wp14:anchorId="1B591BF0" wp14:editId="4491826E">
            <wp:extent cx="5486400" cy="6096000"/>
            <wp:effectExtent l="19050" t="0" r="0" b="0"/>
            <wp:docPr id="5" name="Picture 4" descr="ES-20DSequence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20DSequence_002.png"/>
                    <pic:cNvPicPr/>
                  </pic:nvPicPr>
                  <pic:blipFill>
                    <a:blip r:embed="rId12" cstate="print"/>
                    <a:stretch>
                      <a:fillRect/>
                    </a:stretch>
                  </pic:blipFill>
                  <pic:spPr>
                    <a:xfrm>
                      <a:off x="0" y="0"/>
                      <a:ext cx="5486400" cy="6096000"/>
                    </a:xfrm>
                    <a:prstGeom prst="rect">
                      <a:avLst/>
                    </a:prstGeom>
                  </pic:spPr>
                </pic:pic>
              </a:graphicData>
            </a:graphic>
          </wp:inline>
        </w:drawing>
      </w:r>
    </w:p>
    <w:p w:rsidR="00B41710" w:rsidRDefault="00B41710" w:rsidP="00046190">
      <w:pPr>
        <w:jc w:val="center"/>
      </w:pPr>
      <w:r>
        <w:rPr>
          <w:noProof/>
        </w:rPr>
        <w:lastRenderedPageBreak/>
        <w:drawing>
          <wp:inline distT="0" distB="0" distL="0" distR="0" wp14:anchorId="1D45914D" wp14:editId="10E3FA90">
            <wp:extent cx="5486400" cy="6132830"/>
            <wp:effectExtent l="19050" t="0" r="0" b="0"/>
            <wp:docPr id="6" name="Picture 5" descr="ES-20DSequenc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20DSequence_003.png"/>
                    <pic:cNvPicPr/>
                  </pic:nvPicPr>
                  <pic:blipFill>
                    <a:blip r:embed="rId13" cstate="print"/>
                    <a:stretch>
                      <a:fillRect/>
                    </a:stretch>
                  </pic:blipFill>
                  <pic:spPr>
                    <a:xfrm>
                      <a:off x="0" y="0"/>
                      <a:ext cx="5486400" cy="6132830"/>
                    </a:xfrm>
                    <a:prstGeom prst="rect">
                      <a:avLst/>
                    </a:prstGeom>
                  </pic:spPr>
                </pic:pic>
              </a:graphicData>
            </a:graphic>
          </wp:inline>
        </w:drawing>
      </w:r>
    </w:p>
    <w:p w:rsidR="00B41710" w:rsidRDefault="00B41710" w:rsidP="00046190">
      <w:pPr>
        <w:jc w:val="center"/>
      </w:pPr>
      <w:r>
        <w:rPr>
          <w:noProof/>
        </w:rPr>
        <w:lastRenderedPageBreak/>
        <w:drawing>
          <wp:inline distT="0" distB="0" distL="0" distR="0" wp14:anchorId="151013A6" wp14:editId="24CE76A9">
            <wp:extent cx="5172710" cy="6647890"/>
            <wp:effectExtent l="19050" t="0" r="8890" b="0"/>
            <wp:docPr id="7" name="Picture 6" descr="ES-20DSequenc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20DSequence_004.png"/>
                    <pic:cNvPicPr/>
                  </pic:nvPicPr>
                  <pic:blipFill>
                    <a:blip r:embed="rId14" cstate="print"/>
                    <a:stretch>
                      <a:fillRect/>
                    </a:stretch>
                  </pic:blipFill>
                  <pic:spPr>
                    <a:xfrm>
                      <a:off x="0" y="0"/>
                      <a:ext cx="5177337" cy="6653836"/>
                    </a:xfrm>
                    <a:prstGeom prst="rect">
                      <a:avLst/>
                    </a:prstGeom>
                  </pic:spPr>
                </pic:pic>
              </a:graphicData>
            </a:graphic>
          </wp:inline>
        </w:drawing>
      </w:r>
    </w:p>
    <w:p w:rsidR="00BC418C" w:rsidRDefault="004B4EF4" w:rsidP="00046190">
      <w:pPr>
        <w:jc w:val="center"/>
      </w:pPr>
      <w:r>
        <w:object w:dxaOrig="966" w:dyaOrig="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pt;height:31.3pt" o:ole="">
            <v:imagedata r:id="rId15" o:title=""/>
          </v:shape>
          <o:OLEObject Type="Embed" ProgID="Package" ShapeID="_x0000_i1025" DrawAspect="Icon" ObjectID="_1474441798" r:id="rId16"/>
        </w:object>
      </w:r>
    </w:p>
    <w:p w:rsidR="004A781C" w:rsidRDefault="004A781C">
      <w:pPr>
        <w:pStyle w:val="Heading1"/>
      </w:pP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D92241" w:rsidRDefault="001F5DF8" w:rsidP="00F957FA">
            <w:pPr>
              <w:spacing w:before="100" w:beforeAutospacing="1" w:after="100" w:afterAutospacing="1"/>
              <w:rPr>
                <w:rFonts w:ascii="Arial" w:hAnsi="Arial" w:cs="Arial"/>
                <w:sz w:val="16"/>
                <w:szCs w:val="16"/>
              </w:rPr>
            </w:pPr>
            <w:proofErr w:type="spellStart"/>
            <w:r w:rsidRPr="00D92241">
              <w:rPr>
                <w:rFonts w:ascii="Arial" w:hAnsi="Arial" w:cs="Arial"/>
                <w:sz w:val="16"/>
                <w:szCs w:val="16"/>
              </w:rPr>
              <w:t>MecState_Cnt_enum</w:t>
            </w:r>
            <w:proofErr w:type="spellEnd"/>
          </w:p>
        </w:tc>
        <w:tc>
          <w:tcPr>
            <w:tcW w:w="4455" w:type="dxa"/>
            <w:vAlign w:val="center"/>
          </w:tcPr>
          <w:p w:rsidR="006D33CC" w:rsidRPr="004B5BE2" w:rsidRDefault="0044409E" w:rsidP="00846180">
            <w:pPr>
              <w:spacing w:before="100" w:beforeAutospacing="1" w:after="100" w:afterAutospacing="1"/>
              <w:rPr>
                <w:rFonts w:ascii="Arial" w:hAnsi="Arial" w:cs="Arial"/>
                <w:sz w:val="16"/>
                <w:szCs w:val="16"/>
              </w:rPr>
            </w:pPr>
            <w:r w:rsidRPr="0044409E">
              <w:rPr>
                <w:rFonts w:ascii="Arial" w:hAnsi="Arial" w:cs="Arial"/>
                <w:sz w:val="16"/>
                <w:szCs w:val="16"/>
              </w:rPr>
              <w:t>I2CHw</w:t>
            </w:r>
            <w:r w:rsidR="00846180">
              <w:rPr>
                <w:rFonts w:ascii="Arial" w:hAnsi="Arial" w:cs="Arial"/>
                <w:sz w:val="16"/>
                <w:szCs w:val="16"/>
              </w:rPr>
              <w:t>Abs</w:t>
            </w:r>
            <w:r w:rsidRPr="0044409E">
              <w:rPr>
                <w:rFonts w:ascii="Arial" w:hAnsi="Arial" w:cs="Arial"/>
                <w:sz w:val="16"/>
                <w:szCs w:val="16"/>
              </w:rPr>
              <w:t>Pos_HwDeg_f32</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860318" w:rsidRPr="00860318" w:rsidRDefault="00860318" w:rsidP="00860318">
            <w:pPr>
              <w:spacing w:before="100" w:beforeAutospacing="1" w:after="100" w:afterAutospacing="1"/>
              <w:rPr>
                <w:rFonts w:ascii="Arial" w:hAnsi="Arial" w:cs="Arial"/>
                <w:strike/>
                <w:color w:val="FF0000"/>
                <w:sz w:val="16"/>
                <w:szCs w:val="16"/>
              </w:rPr>
            </w:pPr>
          </w:p>
        </w:tc>
        <w:tc>
          <w:tcPr>
            <w:tcW w:w="4455" w:type="dxa"/>
            <w:vAlign w:val="center"/>
          </w:tcPr>
          <w:p w:rsidR="006D33CC" w:rsidRDefault="0044409E" w:rsidP="00F957FA">
            <w:pPr>
              <w:spacing w:before="100" w:beforeAutospacing="1" w:after="100" w:afterAutospacing="1"/>
              <w:rPr>
                <w:rFonts w:ascii="Arial" w:hAnsi="Arial" w:cs="Arial"/>
                <w:sz w:val="16"/>
                <w:szCs w:val="16"/>
              </w:rPr>
            </w:pPr>
            <w:r w:rsidRPr="0044409E">
              <w:rPr>
                <w:rFonts w:ascii="Arial" w:hAnsi="Arial" w:cs="Arial"/>
                <w:sz w:val="16"/>
                <w:szCs w:val="16"/>
              </w:rPr>
              <w:t>I2CHw</w:t>
            </w:r>
            <w:r w:rsidR="00846180">
              <w:rPr>
                <w:rFonts w:ascii="Arial" w:hAnsi="Arial" w:cs="Arial"/>
                <w:sz w:val="16"/>
                <w:szCs w:val="16"/>
              </w:rPr>
              <w:t>Abs</w:t>
            </w:r>
            <w:r w:rsidRPr="0044409E">
              <w:rPr>
                <w:rFonts w:ascii="Arial" w:hAnsi="Arial" w:cs="Arial"/>
                <w:sz w:val="16"/>
                <w:szCs w:val="16"/>
              </w:rPr>
              <w:t>PosValid_Cnt_lgc</w:t>
            </w:r>
          </w:p>
        </w:tc>
      </w:tr>
      <w:tr w:rsidR="00F83560"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83560" w:rsidRDefault="00F83560" w:rsidP="00F957FA">
            <w:pPr>
              <w:spacing w:before="100" w:beforeAutospacing="1" w:after="100" w:afterAutospacing="1"/>
              <w:rPr>
                <w:rFonts w:ascii="Arial" w:hAnsi="Arial" w:cs="Arial"/>
                <w:sz w:val="16"/>
                <w:szCs w:val="16"/>
              </w:rPr>
            </w:pPr>
          </w:p>
        </w:tc>
        <w:tc>
          <w:tcPr>
            <w:tcW w:w="4455" w:type="dxa"/>
            <w:vAlign w:val="center"/>
          </w:tcPr>
          <w:p w:rsidR="00F83560" w:rsidRPr="009B44BE" w:rsidRDefault="00054447" w:rsidP="00054447">
            <w:pPr>
              <w:spacing w:before="100" w:beforeAutospacing="1" w:after="100" w:afterAutospacing="1"/>
              <w:rPr>
                <w:rFonts w:ascii="Arial" w:hAnsi="Arial" w:cs="Arial"/>
                <w:sz w:val="16"/>
                <w:szCs w:val="16"/>
              </w:rPr>
            </w:pPr>
            <w:r w:rsidRPr="009B44BE">
              <w:rPr>
                <w:rFonts w:ascii="Arial" w:hAnsi="Arial" w:cs="Arial"/>
                <w:sz w:val="16"/>
                <w:szCs w:val="16"/>
              </w:rPr>
              <w:t xml:space="preserve"> </w:t>
            </w:r>
            <w:proofErr w:type="spellStart"/>
            <w:r w:rsidR="003F2084" w:rsidRPr="009B44BE">
              <w:rPr>
                <w:rFonts w:ascii="Arial" w:hAnsi="Arial" w:cs="Arial"/>
                <w:sz w:val="16"/>
                <w:szCs w:val="16"/>
              </w:rPr>
              <w:t>TrimComp_Cnt_lgc</w:t>
            </w:r>
            <w:proofErr w:type="spellEnd"/>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900"/>
        <w:gridCol w:w="945"/>
        <w:gridCol w:w="945"/>
        <w:gridCol w:w="2520"/>
      </w:tblGrid>
      <w:tr w:rsidR="00BD008B" w:rsidTr="00AD57CD">
        <w:tc>
          <w:tcPr>
            <w:tcW w:w="361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90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94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94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52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C418C" w:rsidTr="00AD57CD">
        <w:tc>
          <w:tcPr>
            <w:tcW w:w="3618" w:type="dxa"/>
            <w:tcBorders>
              <w:top w:val="single" w:sz="6" w:space="0" w:color="auto"/>
              <w:left w:val="single" w:sz="6" w:space="0" w:color="auto"/>
              <w:bottom w:val="single" w:sz="6" w:space="0" w:color="auto"/>
              <w:right w:val="single" w:sz="6" w:space="0" w:color="auto"/>
            </w:tcBorders>
          </w:tcPr>
          <w:p w:rsidR="00BC418C" w:rsidRDefault="00AD57CD" w:rsidP="00F957FA">
            <w:pPr>
              <w:spacing w:before="60"/>
              <w:rPr>
                <w:rFonts w:ascii="Arial" w:hAnsi="Arial" w:cs="Arial"/>
                <w:sz w:val="16"/>
              </w:rPr>
            </w:pPr>
            <w:bookmarkStart w:id="0" w:name="OLE_LINK13"/>
            <w:bookmarkStart w:id="1" w:name="OLE_LINK14"/>
            <w:r w:rsidRPr="00AD57CD">
              <w:rPr>
                <w:rFonts w:ascii="Arial" w:hAnsi="Arial" w:cs="Arial"/>
                <w:sz w:val="16"/>
              </w:rPr>
              <w:t>DigColPs_</w:t>
            </w:r>
            <w:r w:rsidR="00BC418C" w:rsidRPr="0044409E">
              <w:rPr>
                <w:rFonts w:ascii="Arial" w:hAnsi="Arial" w:cs="Arial"/>
                <w:sz w:val="16"/>
              </w:rPr>
              <w:t>I2CHwColAngle_Deg_M_f32</w:t>
            </w:r>
            <w:bookmarkEnd w:id="0"/>
            <w:bookmarkEnd w:id="1"/>
          </w:p>
        </w:tc>
        <w:tc>
          <w:tcPr>
            <w:tcW w:w="900" w:type="dxa"/>
            <w:tcBorders>
              <w:top w:val="single" w:sz="6" w:space="0" w:color="auto"/>
              <w:left w:val="single" w:sz="6" w:space="0" w:color="auto"/>
              <w:bottom w:val="single" w:sz="6" w:space="0" w:color="auto"/>
              <w:right w:val="single" w:sz="6" w:space="0" w:color="auto"/>
            </w:tcBorders>
          </w:tcPr>
          <w:p w:rsidR="00BC418C" w:rsidRDefault="00BC418C" w:rsidP="00F957FA">
            <w:pPr>
              <w:spacing w:before="60"/>
              <w:rPr>
                <w:rFonts w:ascii="Arial" w:hAnsi="Arial" w:cs="Arial"/>
                <w:sz w:val="16"/>
              </w:rPr>
            </w:pPr>
            <w:bookmarkStart w:id="2" w:name="OLE_LINK1"/>
            <w:bookmarkStart w:id="3" w:name="OLE_LINK2"/>
            <w:r>
              <w:rPr>
                <w:rFonts w:ascii="Arial" w:hAnsi="Arial" w:cs="Arial"/>
                <w:sz w:val="16"/>
              </w:rPr>
              <w:t>Single Precision Float</w:t>
            </w:r>
            <w:bookmarkEnd w:id="2"/>
            <w:bookmarkEnd w:id="3"/>
          </w:p>
        </w:tc>
        <w:tc>
          <w:tcPr>
            <w:tcW w:w="945" w:type="dxa"/>
            <w:tcBorders>
              <w:top w:val="single" w:sz="6" w:space="0" w:color="auto"/>
              <w:left w:val="single" w:sz="6" w:space="0" w:color="auto"/>
              <w:bottom w:val="single" w:sz="6" w:space="0" w:color="auto"/>
              <w:right w:val="single" w:sz="6" w:space="0" w:color="auto"/>
            </w:tcBorders>
          </w:tcPr>
          <w:p w:rsidR="00BC418C" w:rsidRDefault="00BC418C" w:rsidP="00BC418C">
            <w:pPr>
              <w:spacing w:before="60"/>
              <w:rPr>
                <w:rFonts w:ascii="Arial" w:hAnsi="Arial" w:cs="Arial"/>
                <w:sz w:val="16"/>
              </w:rPr>
            </w:pPr>
            <w:r>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BC418C" w:rsidRDefault="00BC418C">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BC418C" w:rsidRDefault="0017318F" w:rsidP="00F957FA">
            <w:pPr>
              <w:spacing w:before="60"/>
              <w:rPr>
                <w:rFonts w:ascii="Arial" w:hAnsi="Arial" w:cs="Arial"/>
                <w:sz w:val="16"/>
              </w:rPr>
            </w:pPr>
            <w:r>
              <w:rPr>
                <w:rFonts w:ascii="Arial" w:hAnsi="Arial" w:cs="Arial"/>
                <w:sz w:val="16"/>
              </w:rPr>
              <w:t>DIGCOLPS</w:t>
            </w:r>
            <w:r w:rsidR="00BC418C" w:rsidRPr="003164A3">
              <w:rPr>
                <w:rFonts w:ascii="Arial" w:hAnsi="Arial" w:cs="Arial"/>
                <w:sz w:val="16"/>
              </w:rPr>
              <w:t>_START_SEC_VAR_CLEARED_32</w:t>
            </w:r>
          </w:p>
        </w:tc>
      </w:tr>
      <w:tr w:rsidR="00BC418C" w:rsidTr="00AD57CD">
        <w:tc>
          <w:tcPr>
            <w:tcW w:w="3618" w:type="dxa"/>
            <w:tcBorders>
              <w:top w:val="single" w:sz="6" w:space="0" w:color="auto"/>
              <w:left w:val="single" w:sz="6" w:space="0" w:color="auto"/>
              <w:bottom w:val="single" w:sz="6" w:space="0" w:color="auto"/>
              <w:right w:val="single" w:sz="6" w:space="0" w:color="auto"/>
            </w:tcBorders>
          </w:tcPr>
          <w:p w:rsidR="00BC418C" w:rsidRDefault="00AD57CD" w:rsidP="00F957FA">
            <w:pPr>
              <w:spacing w:before="60"/>
              <w:rPr>
                <w:rFonts w:ascii="Arial" w:hAnsi="Arial" w:cs="Arial"/>
                <w:sz w:val="16"/>
              </w:rPr>
            </w:pPr>
            <w:bookmarkStart w:id="4" w:name="OLE_LINK15"/>
            <w:bookmarkStart w:id="5" w:name="OLE_LINK16"/>
            <w:r w:rsidRPr="00AD57CD">
              <w:rPr>
                <w:rFonts w:ascii="Arial" w:hAnsi="Arial" w:cs="Arial"/>
                <w:sz w:val="16"/>
              </w:rPr>
              <w:t>DigColPs_</w:t>
            </w:r>
            <w:r w:rsidR="00BC418C" w:rsidRPr="0044409E">
              <w:rPr>
                <w:rFonts w:ascii="Arial" w:hAnsi="Arial" w:cs="Arial"/>
                <w:sz w:val="16"/>
              </w:rPr>
              <w:t>I2CHwSpurAngle_Deg_M_f32</w:t>
            </w:r>
            <w:bookmarkEnd w:id="4"/>
            <w:bookmarkEnd w:id="5"/>
          </w:p>
        </w:tc>
        <w:tc>
          <w:tcPr>
            <w:tcW w:w="900" w:type="dxa"/>
            <w:tcBorders>
              <w:top w:val="single" w:sz="6" w:space="0" w:color="auto"/>
              <w:left w:val="single" w:sz="6" w:space="0" w:color="auto"/>
              <w:bottom w:val="single" w:sz="6" w:space="0" w:color="auto"/>
              <w:right w:val="single" w:sz="6" w:space="0" w:color="auto"/>
            </w:tcBorders>
          </w:tcPr>
          <w:p w:rsidR="00BC418C" w:rsidRDefault="00BC418C"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BC418C" w:rsidRDefault="00BC418C">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BC418C" w:rsidRDefault="00BC418C">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BC418C" w:rsidRDefault="0017318F" w:rsidP="00F957FA">
            <w:pPr>
              <w:spacing w:before="60"/>
              <w:rPr>
                <w:rFonts w:ascii="Arial" w:hAnsi="Arial" w:cs="Arial"/>
                <w:sz w:val="16"/>
              </w:rPr>
            </w:pPr>
            <w:r>
              <w:rPr>
                <w:rFonts w:ascii="Arial" w:hAnsi="Arial" w:cs="Arial"/>
                <w:sz w:val="16"/>
              </w:rPr>
              <w:t>DIGCOLPS</w:t>
            </w:r>
            <w:r w:rsidR="00BC418C" w:rsidRPr="003164A3">
              <w:rPr>
                <w:rFonts w:ascii="Arial" w:hAnsi="Arial" w:cs="Arial"/>
                <w:sz w:val="16"/>
              </w:rPr>
              <w:t>_START_SEC_VAR_CLEARED_32</w:t>
            </w:r>
          </w:p>
        </w:tc>
      </w:tr>
      <w:tr w:rsidR="00BC418C" w:rsidTr="00AD57CD">
        <w:tc>
          <w:tcPr>
            <w:tcW w:w="3618" w:type="dxa"/>
            <w:tcBorders>
              <w:top w:val="single" w:sz="6" w:space="0" w:color="auto"/>
              <w:left w:val="single" w:sz="6" w:space="0" w:color="auto"/>
              <w:bottom w:val="single" w:sz="6" w:space="0" w:color="auto"/>
              <w:right w:val="single" w:sz="6" w:space="0" w:color="auto"/>
            </w:tcBorders>
          </w:tcPr>
          <w:p w:rsidR="00BC418C" w:rsidRPr="00AD57CD" w:rsidRDefault="00AD57CD" w:rsidP="00F957FA">
            <w:pPr>
              <w:spacing w:before="60"/>
              <w:rPr>
                <w:rFonts w:ascii="Arial" w:hAnsi="Arial" w:cs="Arial"/>
                <w:sz w:val="16"/>
                <w:lang w:val="fr-FR"/>
              </w:rPr>
            </w:pPr>
            <w:bookmarkStart w:id="6" w:name="OLE_LINK21"/>
            <w:bookmarkStart w:id="7" w:name="OLE_LINK22"/>
            <w:r w:rsidRPr="00AD57CD">
              <w:rPr>
                <w:rFonts w:ascii="Arial" w:hAnsi="Arial" w:cs="Arial"/>
                <w:sz w:val="16"/>
                <w:lang w:val="fr-FR"/>
              </w:rPr>
              <w:t>DigColPs_</w:t>
            </w:r>
            <w:r w:rsidR="00BC418C" w:rsidRPr="00AD57CD">
              <w:rPr>
                <w:rFonts w:ascii="Arial" w:hAnsi="Arial" w:cs="Arial"/>
                <w:sz w:val="16"/>
                <w:lang w:val="fr-FR"/>
              </w:rPr>
              <w:t>PrevI2CHwColAngle_Deg_M_f32</w:t>
            </w:r>
            <w:bookmarkEnd w:id="6"/>
            <w:bookmarkEnd w:id="7"/>
          </w:p>
        </w:tc>
        <w:tc>
          <w:tcPr>
            <w:tcW w:w="900" w:type="dxa"/>
            <w:tcBorders>
              <w:top w:val="single" w:sz="6" w:space="0" w:color="auto"/>
              <w:left w:val="single" w:sz="6" w:space="0" w:color="auto"/>
              <w:bottom w:val="single" w:sz="6" w:space="0" w:color="auto"/>
              <w:right w:val="single" w:sz="6" w:space="0" w:color="auto"/>
            </w:tcBorders>
          </w:tcPr>
          <w:p w:rsidR="00BC418C" w:rsidRDefault="00BC418C"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BC418C" w:rsidRDefault="00BC418C">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BC418C" w:rsidRDefault="00BC418C">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BC418C" w:rsidRDefault="0017318F" w:rsidP="00F957FA">
            <w:pPr>
              <w:spacing w:before="60"/>
              <w:rPr>
                <w:rFonts w:ascii="Arial" w:hAnsi="Arial" w:cs="Arial"/>
                <w:sz w:val="16"/>
              </w:rPr>
            </w:pPr>
            <w:r>
              <w:rPr>
                <w:rFonts w:ascii="Arial" w:hAnsi="Arial" w:cs="Arial"/>
                <w:sz w:val="16"/>
              </w:rPr>
              <w:t>DIGCOLPS</w:t>
            </w:r>
            <w:r w:rsidR="00BC418C" w:rsidRPr="003164A3">
              <w:rPr>
                <w:rFonts w:ascii="Arial" w:hAnsi="Arial" w:cs="Arial"/>
                <w:sz w:val="16"/>
              </w:rPr>
              <w:t>_START_SEC_VAR_CLEARED_32</w:t>
            </w:r>
          </w:p>
        </w:tc>
      </w:tr>
      <w:tr w:rsidR="00BC418C" w:rsidTr="00AD57CD">
        <w:tc>
          <w:tcPr>
            <w:tcW w:w="3618" w:type="dxa"/>
            <w:tcBorders>
              <w:top w:val="single" w:sz="6" w:space="0" w:color="auto"/>
              <w:left w:val="single" w:sz="6" w:space="0" w:color="auto"/>
              <w:bottom w:val="single" w:sz="6" w:space="0" w:color="auto"/>
              <w:right w:val="single" w:sz="6" w:space="0" w:color="auto"/>
            </w:tcBorders>
          </w:tcPr>
          <w:p w:rsidR="00BC418C" w:rsidRDefault="00AD57CD" w:rsidP="00F957FA">
            <w:pPr>
              <w:spacing w:before="60"/>
              <w:rPr>
                <w:rFonts w:ascii="Arial" w:hAnsi="Arial" w:cs="Arial"/>
                <w:sz w:val="16"/>
              </w:rPr>
            </w:pPr>
            <w:bookmarkStart w:id="8" w:name="OLE_LINK23"/>
            <w:bookmarkStart w:id="9" w:name="OLE_LINK24"/>
            <w:r w:rsidRPr="00AD57CD">
              <w:rPr>
                <w:rFonts w:ascii="Arial" w:hAnsi="Arial" w:cs="Arial"/>
                <w:sz w:val="16"/>
              </w:rPr>
              <w:t>DigColPs_</w:t>
            </w:r>
            <w:r w:rsidR="00BC418C" w:rsidRPr="0044409E">
              <w:rPr>
                <w:rFonts w:ascii="Arial" w:hAnsi="Arial" w:cs="Arial"/>
                <w:sz w:val="16"/>
              </w:rPr>
              <w:t>PrevI2CHwSpurAngle_Deg_M_f32</w:t>
            </w:r>
            <w:bookmarkEnd w:id="8"/>
            <w:bookmarkEnd w:id="9"/>
          </w:p>
        </w:tc>
        <w:tc>
          <w:tcPr>
            <w:tcW w:w="900" w:type="dxa"/>
            <w:tcBorders>
              <w:top w:val="single" w:sz="6" w:space="0" w:color="auto"/>
              <w:left w:val="single" w:sz="6" w:space="0" w:color="auto"/>
              <w:bottom w:val="single" w:sz="6" w:space="0" w:color="auto"/>
              <w:right w:val="single" w:sz="6" w:space="0" w:color="auto"/>
            </w:tcBorders>
          </w:tcPr>
          <w:p w:rsidR="00BC418C" w:rsidRDefault="00BC418C"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BC418C" w:rsidRDefault="00BC418C">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BC418C" w:rsidRDefault="00BC418C">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BC418C" w:rsidRDefault="0017318F" w:rsidP="00F957FA">
            <w:pPr>
              <w:spacing w:before="60"/>
              <w:rPr>
                <w:rFonts w:ascii="Arial" w:hAnsi="Arial" w:cs="Arial"/>
                <w:sz w:val="16"/>
              </w:rPr>
            </w:pPr>
            <w:r>
              <w:rPr>
                <w:rFonts w:ascii="Arial" w:hAnsi="Arial" w:cs="Arial"/>
                <w:sz w:val="16"/>
              </w:rPr>
              <w:t>DIGCOLPS</w:t>
            </w:r>
            <w:r w:rsidR="00BC418C" w:rsidRPr="003164A3">
              <w:rPr>
                <w:rFonts w:ascii="Arial" w:hAnsi="Arial" w:cs="Arial"/>
                <w:sz w:val="16"/>
              </w:rPr>
              <w:t>_START_SEC_VAR_CLEARED_32</w:t>
            </w:r>
          </w:p>
        </w:tc>
      </w:tr>
      <w:tr w:rsidR="00BC418C" w:rsidTr="00AD57CD">
        <w:tc>
          <w:tcPr>
            <w:tcW w:w="3618" w:type="dxa"/>
            <w:tcBorders>
              <w:top w:val="single" w:sz="6" w:space="0" w:color="auto"/>
              <w:left w:val="single" w:sz="6" w:space="0" w:color="auto"/>
              <w:bottom w:val="single" w:sz="6" w:space="0" w:color="auto"/>
              <w:right w:val="single" w:sz="6" w:space="0" w:color="auto"/>
            </w:tcBorders>
          </w:tcPr>
          <w:p w:rsidR="00BC418C" w:rsidRPr="00AD57CD" w:rsidRDefault="00AD57CD" w:rsidP="00F957FA">
            <w:pPr>
              <w:spacing w:before="60"/>
              <w:rPr>
                <w:rFonts w:ascii="Arial" w:hAnsi="Arial" w:cs="Arial"/>
                <w:sz w:val="16"/>
                <w:lang w:val="fr-FR"/>
              </w:rPr>
            </w:pPr>
            <w:bookmarkStart w:id="10" w:name="OLE_LINK25"/>
            <w:bookmarkStart w:id="11" w:name="OLE_LINK26"/>
            <w:r w:rsidRPr="00AD57CD">
              <w:rPr>
                <w:rFonts w:ascii="Arial" w:hAnsi="Arial" w:cs="Arial"/>
                <w:sz w:val="16"/>
                <w:lang w:val="fr-FR"/>
              </w:rPr>
              <w:t>DigColPs_</w:t>
            </w:r>
            <w:r w:rsidR="00BC418C" w:rsidRPr="00AD57CD">
              <w:rPr>
                <w:rFonts w:ascii="Arial" w:hAnsi="Arial" w:cs="Arial"/>
                <w:sz w:val="16"/>
                <w:lang w:val="fr-FR"/>
              </w:rPr>
              <w:t>PrevColPos_Deg_M_f32</w:t>
            </w:r>
            <w:bookmarkEnd w:id="10"/>
            <w:bookmarkEnd w:id="11"/>
          </w:p>
        </w:tc>
        <w:tc>
          <w:tcPr>
            <w:tcW w:w="900" w:type="dxa"/>
            <w:tcBorders>
              <w:top w:val="single" w:sz="6" w:space="0" w:color="auto"/>
              <w:left w:val="single" w:sz="6" w:space="0" w:color="auto"/>
              <w:bottom w:val="single" w:sz="6" w:space="0" w:color="auto"/>
              <w:right w:val="single" w:sz="6" w:space="0" w:color="auto"/>
            </w:tcBorders>
          </w:tcPr>
          <w:p w:rsidR="00BC418C" w:rsidRDefault="00BC418C"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BC418C" w:rsidRDefault="00BC418C">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BC418C" w:rsidRDefault="00BC418C">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BC418C" w:rsidRDefault="0017318F" w:rsidP="00F957FA">
            <w:pPr>
              <w:spacing w:before="60"/>
              <w:rPr>
                <w:rFonts w:ascii="Arial" w:hAnsi="Arial" w:cs="Arial"/>
                <w:sz w:val="16"/>
              </w:rPr>
            </w:pPr>
            <w:r>
              <w:rPr>
                <w:rFonts w:ascii="Arial" w:hAnsi="Arial" w:cs="Arial"/>
                <w:sz w:val="16"/>
              </w:rPr>
              <w:t>DIGCOLPS</w:t>
            </w:r>
            <w:r w:rsidR="00BC418C" w:rsidRPr="003164A3">
              <w:rPr>
                <w:rFonts w:ascii="Arial" w:hAnsi="Arial" w:cs="Arial"/>
                <w:sz w:val="16"/>
              </w:rPr>
              <w:t>_START_SEC_VAR_CLEARED_32</w:t>
            </w:r>
          </w:p>
        </w:tc>
      </w:tr>
      <w:tr w:rsidR="000A2C4B" w:rsidTr="00AD57CD">
        <w:tc>
          <w:tcPr>
            <w:tcW w:w="3618" w:type="dxa"/>
            <w:tcBorders>
              <w:top w:val="single" w:sz="6" w:space="0" w:color="auto"/>
              <w:left w:val="single" w:sz="6" w:space="0" w:color="auto"/>
              <w:bottom w:val="single" w:sz="6" w:space="0" w:color="auto"/>
              <w:right w:val="single" w:sz="6" w:space="0" w:color="auto"/>
            </w:tcBorders>
          </w:tcPr>
          <w:p w:rsidR="000A2C4B" w:rsidRPr="000A2C4B" w:rsidRDefault="000A2C4B" w:rsidP="00F957FA">
            <w:pPr>
              <w:spacing w:before="60"/>
              <w:rPr>
                <w:rFonts w:ascii="Arial" w:hAnsi="Arial" w:cs="Arial"/>
                <w:sz w:val="16"/>
                <w:lang w:val="fr-FR"/>
              </w:rPr>
            </w:pPr>
            <w:r w:rsidRPr="000A2C4B">
              <w:rPr>
                <w:rFonts w:ascii="Arial" w:hAnsi="Arial" w:cs="Arial"/>
                <w:sz w:val="16"/>
                <w:lang w:val="fr-FR"/>
              </w:rPr>
              <w:t>DigColPs_ColTrimStatic_Deg_M_f32</w:t>
            </w:r>
          </w:p>
        </w:tc>
        <w:tc>
          <w:tcPr>
            <w:tcW w:w="900" w:type="dxa"/>
            <w:tcBorders>
              <w:top w:val="single" w:sz="6" w:space="0" w:color="auto"/>
              <w:left w:val="single" w:sz="6" w:space="0" w:color="auto"/>
              <w:bottom w:val="single" w:sz="6" w:space="0" w:color="auto"/>
              <w:right w:val="single" w:sz="6" w:space="0" w:color="auto"/>
            </w:tcBorders>
          </w:tcPr>
          <w:p w:rsidR="000A2C4B" w:rsidRDefault="000A2C4B"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0A2C4B" w:rsidRPr="005D079E" w:rsidRDefault="000A2C4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0A2C4B" w:rsidRPr="00F54DA4" w:rsidRDefault="000A2C4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0A2C4B" w:rsidRDefault="000A2C4B"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r w:rsidRPr="000A2C4B">
              <w:rPr>
                <w:rFonts w:ascii="Arial" w:hAnsi="Arial" w:cs="Arial"/>
                <w:sz w:val="16"/>
                <w:lang w:val="fr-FR"/>
              </w:rPr>
              <w:t>DigColPs_SpurTrimStatic_Deg_M_f32</w:t>
            </w:r>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970FF9" w:rsidRPr="005D079E" w:rsidRDefault="00970FF9">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Pr="00F54DA4" w:rsidRDefault="00970FF9">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DD37D9" w:rsidP="00F957FA">
            <w:pPr>
              <w:spacing w:before="60"/>
              <w:rPr>
                <w:rFonts w:ascii="Arial" w:hAnsi="Arial" w:cs="Arial"/>
                <w:sz w:val="16"/>
                <w:lang w:val="fr-FR"/>
              </w:rPr>
            </w:pPr>
            <w:r>
              <w:rPr>
                <w:rFonts w:ascii="Arial" w:hAnsi="Arial" w:cs="Arial"/>
                <w:sz w:val="16"/>
                <w:lang w:val="fr-FR"/>
              </w:rPr>
              <w:t>DigColPs_VernDiagError_Deg_D</w:t>
            </w:r>
            <w:r w:rsidR="00970FF9" w:rsidRPr="000A2C4B">
              <w:rPr>
                <w:rFonts w:ascii="Arial" w:hAnsi="Arial" w:cs="Arial"/>
                <w:sz w:val="16"/>
                <w:lang w:val="fr-FR"/>
              </w:rPr>
              <w:t>_f32</w:t>
            </w:r>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970FF9" w:rsidRPr="005D079E" w:rsidRDefault="00970FF9">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Pr="00F54DA4" w:rsidRDefault="00970FF9">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r w:rsidRPr="000A2C4B">
              <w:rPr>
                <w:rFonts w:ascii="Arial" w:hAnsi="Arial" w:cs="Arial"/>
                <w:sz w:val="16"/>
                <w:lang w:val="fr-FR"/>
              </w:rPr>
              <w:lastRenderedPageBreak/>
              <w:t>DigColPs_ColAngle_Deg_D_f32</w:t>
            </w:r>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970FF9" w:rsidRPr="005D079E" w:rsidRDefault="00970FF9">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Pr="00F54DA4" w:rsidRDefault="00970FF9">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r w:rsidRPr="000A2C4B">
              <w:rPr>
                <w:rFonts w:ascii="Arial" w:hAnsi="Arial" w:cs="Arial"/>
                <w:sz w:val="16"/>
                <w:lang w:val="fr-FR"/>
              </w:rPr>
              <w:t>DigColPs_SpurAngle_Deg_D_f32</w:t>
            </w:r>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970FF9" w:rsidRPr="005D079E" w:rsidRDefault="00970FF9">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Pr="00F54DA4" w:rsidRDefault="00970FF9">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r w:rsidRPr="000A2C4B">
              <w:rPr>
                <w:rFonts w:ascii="Arial" w:hAnsi="Arial" w:cs="Arial"/>
                <w:sz w:val="16"/>
                <w:lang w:val="fr-FR"/>
              </w:rPr>
              <w:t>DigColPs_VernierLevel_Deg_D_f32</w:t>
            </w:r>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970FF9" w:rsidRPr="005D079E" w:rsidRDefault="00970FF9">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Pr="00F54DA4" w:rsidRDefault="00970FF9">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bookmarkStart w:id="12" w:name="OLE_LINK27"/>
            <w:bookmarkStart w:id="13" w:name="OLE_LINK28"/>
            <w:bookmarkStart w:id="14" w:name="_Hlk364411019"/>
            <w:r w:rsidRPr="00AD57CD">
              <w:rPr>
                <w:rFonts w:ascii="Arial" w:hAnsi="Arial" w:cs="Arial"/>
                <w:sz w:val="16"/>
                <w:lang w:val="fr-FR"/>
              </w:rPr>
              <w:t>DigColPs_ColSensorFaultAcc_Cnt_M_u16</w:t>
            </w:r>
            <w:bookmarkEnd w:id="12"/>
            <w:bookmarkEnd w:id="13"/>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15" w:name="OLE_LINK29"/>
            <w:bookmarkStart w:id="16" w:name="OLE_LINK30"/>
            <w:bookmarkEnd w:id="14"/>
            <w:r w:rsidRPr="00AD57CD">
              <w:rPr>
                <w:rFonts w:ascii="Arial" w:hAnsi="Arial" w:cs="Arial"/>
                <w:sz w:val="16"/>
              </w:rPr>
              <w:t>DigColPs_</w:t>
            </w:r>
            <w:r w:rsidRPr="003164A3">
              <w:rPr>
                <w:rFonts w:ascii="Arial" w:hAnsi="Arial" w:cs="Arial"/>
                <w:sz w:val="16"/>
              </w:rPr>
              <w:t>ColParityErrorAcc_Cnt_M_u16</w:t>
            </w:r>
            <w:bookmarkEnd w:id="15"/>
            <w:bookmarkEnd w:id="16"/>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bookmarkStart w:id="17" w:name="OLE_LINK31"/>
            <w:bookmarkStart w:id="18" w:name="OLE_LINK32"/>
            <w:r w:rsidRPr="00AD57CD">
              <w:rPr>
                <w:rFonts w:ascii="Arial" w:hAnsi="Arial" w:cs="Arial"/>
                <w:sz w:val="16"/>
                <w:lang w:val="fr-FR"/>
              </w:rPr>
              <w:t>DigColPs_VernCorrDetectAcc_Cnt_M_u16</w:t>
            </w:r>
            <w:bookmarkEnd w:id="17"/>
            <w:bookmarkEnd w:id="18"/>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19" w:name="OLE_LINK33"/>
            <w:bookmarkStart w:id="20" w:name="OLE_LINK34"/>
            <w:r w:rsidRPr="00AD57CD">
              <w:rPr>
                <w:rFonts w:ascii="Arial" w:hAnsi="Arial" w:cs="Arial"/>
                <w:sz w:val="16"/>
              </w:rPr>
              <w:t>DigColPs_</w:t>
            </w:r>
            <w:r w:rsidRPr="003164A3">
              <w:rPr>
                <w:rFonts w:ascii="Arial" w:hAnsi="Arial" w:cs="Arial"/>
                <w:sz w:val="16"/>
              </w:rPr>
              <w:t>SkipStepFltDetectAcc_Cnt_M_u16</w:t>
            </w:r>
            <w:bookmarkEnd w:id="19"/>
            <w:bookmarkEnd w:id="20"/>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bookmarkStart w:id="21" w:name="OLE_LINK35"/>
            <w:bookmarkStart w:id="22" w:name="OLE_LINK36"/>
            <w:r w:rsidRPr="00AD57CD">
              <w:rPr>
                <w:rFonts w:ascii="Arial" w:hAnsi="Arial" w:cs="Arial"/>
                <w:sz w:val="16"/>
                <w:lang w:val="fr-FR"/>
              </w:rPr>
              <w:t>DigColPs_SpurSensorFaultAcc_Cnt_M_u16</w:t>
            </w:r>
            <w:bookmarkEnd w:id="21"/>
            <w:bookmarkEnd w:id="22"/>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23" w:name="OLE_LINK37"/>
            <w:bookmarkStart w:id="24" w:name="OLE_LINK38"/>
            <w:r w:rsidRPr="00AD57CD">
              <w:rPr>
                <w:rFonts w:ascii="Arial" w:hAnsi="Arial" w:cs="Arial"/>
                <w:sz w:val="16"/>
              </w:rPr>
              <w:t>DigColPs_</w:t>
            </w:r>
            <w:r w:rsidRPr="003164A3">
              <w:rPr>
                <w:rFonts w:ascii="Arial" w:hAnsi="Arial" w:cs="Arial"/>
                <w:sz w:val="16"/>
              </w:rPr>
              <w:t>SpurParityErrorAcc_Cnt_M_u16</w:t>
            </w:r>
            <w:bookmarkEnd w:id="23"/>
            <w:bookmarkEnd w:id="24"/>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25" w:name="OLE_LINK39"/>
            <w:bookmarkStart w:id="26" w:name="OLE_LINK40"/>
            <w:r w:rsidRPr="00AD57CD">
              <w:rPr>
                <w:rFonts w:ascii="Arial" w:hAnsi="Arial" w:cs="Arial"/>
                <w:sz w:val="16"/>
              </w:rPr>
              <w:t>DigColPs_</w:t>
            </w:r>
            <w:r w:rsidRPr="003164A3">
              <w:rPr>
                <w:rFonts w:ascii="Arial" w:hAnsi="Arial" w:cs="Arial"/>
                <w:sz w:val="16"/>
              </w:rPr>
              <w:t>I2CHwColAngle_Cnt_M_u16</w:t>
            </w:r>
            <w:bookmarkEnd w:id="25"/>
            <w:bookmarkEnd w:id="26"/>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27" w:name="OLE_LINK41"/>
            <w:bookmarkStart w:id="28" w:name="OLE_LINK42"/>
            <w:r w:rsidRPr="00AD57CD">
              <w:rPr>
                <w:rFonts w:ascii="Arial" w:hAnsi="Arial" w:cs="Arial"/>
                <w:sz w:val="16"/>
              </w:rPr>
              <w:t>DigColPs_</w:t>
            </w:r>
            <w:r w:rsidRPr="003164A3">
              <w:rPr>
                <w:rFonts w:ascii="Arial" w:hAnsi="Arial" w:cs="Arial"/>
                <w:sz w:val="16"/>
              </w:rPr>
              <w:t>I2CHwSpurAngle_Cnt_M_u16</w:t>
            </w:r>
            <w:bookmarkEnd w:id="27"/>
            <w:bookmarkEnd w:id="28"/>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bookmarkStart w:id="29" w:name="OLE_LINK43"/>
            <w:bookmarkStart w:id="30" w:name="OLE_LINK44"/>
            <w:r w:rsidRPr="00AD57CD">
              <w:rPr>
                <w:rFonts w:ascii="Arial" w:hAnsi="Arial" w:cs="Arial"/>
                <w:sz w:val="16"/>
                <w:lang w:val="fr-FR"/>
              </w:rPr>
              <w:t>DigColPs_PrevI2CHwColAngle_Cnt_M_u16</w:t>
            </w:r>
            <w:bookmarkEnd w:id="29"/>
            <w:bookmarkEnd w:id="30"/>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31" w:name="OLE_LINK45"/>
            <w:bookmarkStart w:id="32" w:name="OLE_LINK46"/>
            <w:r w:rsidRPr="00AD57CD">
              <w:rPr>
                <w:rFonts w:ascii="Arial" w:hAnsi="Arial" w:cs="Arial"/>
                <w:sz w:val="16"/>
              </w:rPr>
              <w:t>DigColPs_</w:t>
            </w:r>
            <w:r w:rsidRPr="003164A3">
              <w:rPr>
                <w:rFonts w:ascii="Arial" w:hAnsi="Arial" w:cs="Arial"/>
                <w:sz w:val="16"/>
              </w:rPr>
              <w:t>PrevI2CHwSpurAngle_Cnt_M_u16</w:t>
            </w:r>
            <w:bookmarkEnd w:id="31"/>
            <w:bookmarkEnd w:id="32"/>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rPr>
            </w:pPr>
            <w:r w:rsidRPr="000A2C4B">
              <w:rPr>
                <w:rFonts w:ascii="Arial" w:hAnsi="Arial" w:cs="Arial"/>
                <w:sz w:val="16"/>
                <w:lang w:val="fr-FR"/>
              </w:rPr>
              <w:t>DigColPs_TrimCompStatic_Cnt_M_u16</w:t>
            </w:r>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Pr="004315BB" w:rsidRDefault="00970FF9">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Pr="004315BB" w:rsidRDefault="00970FF9">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33" w:name="OLE_LINK47"/>
            <w:bookmarkStart w:id="34" w:name="OLE_LINK48"/>
            <w:r w:rsidRPr="00AD57CD">
              <w:rPr>
                <w:rFonts w:ascii="Arial" w:hAnsi="Arial" w:cs="Arial"/>
                <w:sz w:val="16"/>
              </w:rPr>
              <w:t>DigColPs_</w:t>
            </w:r>
            <w:r w:rsidRPr="003164A3">
              <w:rPr>
                <w:rFonts w:ascii="Arial" w:hAnsi="Arial" w:cs="Arial"/>
                <w:sz w:val="16"/>
              </w:rPr>
              <w:t>I2CHwDataType_Cnt_M_u08</w:t>
            </w:r>
            <w:bookmarkEnd w:id="33"/>
            <w:bookmarkEnd w:id="34"/>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_START_SEC_VAR_CLEARED_8</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35" w:name="OLE_LINK49"/>
            <w:bookmarkStart w:id="36" w:name="OLE_LINK50"/>
            <w:r w:rsidRPr="00AD57CD">
              <w:rPr>
                <w:rFonts w:ascii="Arial" w:hAnsi="Arial" w:cs="Arial"/>
                <w:sz w:val="16"/>
              </w:rPr>
              <w:t>DigColPs_</w:t>
            </w:r>
            <w:r w:rsidRPr="003164A3">
              <w:rPr>
                <w:rFonts w:ascii="Arial" w:hAnsi="Arial" w:cs="Arial"/>
                <w:sz w:val="16"/>
              </w:rPr>
              <w:t>I2CSensCommFlts_Cnt_M_u08</w:t>
            </w:r>
            <w:bookmarkEnd w:id="35"/>
            <w:bookmarkEnd w:id="36"/>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_START_SEC_VAR_CLEARED_8</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B9278F" w:rsidRDefault="00B9278F" w:rsidP="00F957FA">
            <w:pPr>
              <w:spacing w:before="60"/>
              <w:rPr>
                <w:rFonts w:ascii="Arial" w:hAnsi="Arial" w:cs="Arial"/>
                <w:sz w:val="16"/>
              </w:rPr>
            </w:pPr>
            <w:r w:rsidRPr="00AD57CD">
              <w:rPr>
                <w:rFonts w:ascii="Arial" w:hAnsi="Arial" w:cs="Arial"/>
                <w:sz w:val="16"/>
              </w:rPr>
              <w:t>DigColPs_</w:t>
            </w:r>
            <w:r w:rsidRPr="003164A3">
              <w:rPr>
                <w:rFonts w:ascii="Arial" w:hAnsi="Arial" w:cs="Arial"/>
                <w:sz w:val="16"/>
              </w:rPr>
              <w:t>ColRoughTurns_Cnt_M_s</w:t>
            </w:r>
            <w:r>
              <w:rPr>
                <w:rFonts w:ascii="Arial" w:hAnsi="Arial" w:cs="Arial"/>
                <w:sz w:val="16"/>
              </w:rPr>
              <w:t>16</w:t>
            </w:r>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w:t>
            </w:r>
            <w:r w:rsidR="002B189B">
              <w:rPr>
                <w:rFonts w:ascii="Arial" w:hAnsi="Arial" w:cs="Arial"/>
                <w:sz w:val="16"/>
              </w:rPr>
              <w:t>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B9278F" w:rsidRDefault="00B9278F" w:rsidP="00F957FA">
            <w:pPr>
              <w:spacing w:before="60"/>
              <w:rPr>
                <w:rFonts w:ascii="Arial" w:hAnsi="Arial" w:cs="Arial"/>
                <w:sz w:val="16"/>
              </w:rPr>
            </w:pPr>
            <w:r w:rsidRPr="00AD57CD">
              <w:rPr>
                <w:rFonts w:ascii="Arial" w:hAnsi="Arial" w:cs="Arial"/>
                <w:sz w:val="16"/>
              </w:rPr>
              <w:t>DigColPs_</w:t>
            </w:r>
            <w:r w:rsidRPr="003164A3">
              <w:rPr>
                <w:rFonts w:ascii="Arial" w:hAnsi="Arial" w:cs="Arial"/>
                <w:sz w:val="16"/>
              </w:rPr>
              <w:t>SpurRoughTurns_Cnt_M_s</w:t>
            </w:r>
            <w:r>
              <w:rPr>
                <w:rFonts w:ascii="Arial" w:hAnsi="Arial" w:cs="Arial"/>
                <w:sz w:val="16"/>
              </w:rPr>
              <w:t>16</w:t>
            </w:r>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w:t>
            </w:r>
            <w:r w:rsidR="002B189B">
              <w:rPr>
                <w:rFonts w:ascii="Arial" w:hAnsi="Arial" w:cs="Arial"/>
                <w:sz w:val="16"/>
              </w:rPr>
              <w:t>16</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37" w:name="OLE_LINK55"/>
            <w:bookmarkStart w:id="38" w:name="OLE_LINK56"/>
            <w:r w:rsidRPr="00AD57CD">
              <w:rPr>
                <w:rFonts w:ascii="Arial" w:hAnsi="Arial" w:cs="Arial"/>
                <w:sz w:val="16"/>
              </w:rPr>
              <w:t>DigColPs_</w:t>
            </w:r>
            <w:r w:rsidRPr="003164A3">
              <w:rPr>
                <w:rFonts w:ascii="Arial" w:hAnsi="Arial" w:cs="Arial"/>
                <w:sz w:val="16"/>
              </w:rPr>
              <w:t>ReqI2CSnsrDataType_Cnt_M_u08</w:t>
            </w:r>
            <w:bookmarkEnd w:id="37"/>
            <w:bookmarkEnd w:id="38"/>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_START_SEC_VAR_CLEARED_8</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bookmarkStart w:id="39" w:name="OLE_LINK57"/>
            <w:r w:rsidRPr="00AD57CD">
              <w:rPr>
                <w:rFonts w:ascii="Arial" w:hAnsi="Arial" w:cs="Arial"/>
                <w:sz w:val="16"/>
                <w:lang w:val="fr-FR"/>
              </w:rPr>
              <w:lastRenderedPageBreak/>
              <w:t>DigColPs_PrevVernierLevelNo_Cnt_T_u08</w:t>
            </w:r>
            <w:bookmarkEnd w:id="39"/>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_START_SEC_VAR_CLEARED_8</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proofErr w:type="spellStart"/>
            <w:r w:rsidRPr="00AD57CD">
              <w:rPr>
                <w:rFonts w:ascii="Arial" w:hAnsi="Arial" w:cs="Arial"/>
                <w:sz w:val="16"/>
              </w:rPr>
              <w:t>DigColPs_</w:t>
            </w:r>
            <w:r w:rsidRPr="008B7B26">
              <w:rPr>
                <w:rFonts w:ascii="Arial" w:hAnsi="Arial" w:cs="Arial"/>
                <w:sz w:val="16"/>
              </w:rPr>
              <w:t>ColSensorDiagFailed_Cnt_M_lgc</w:t>
            </w:r>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r>
              <w:rPr>
                <w:rFonts w:ascii="Arial" w:hAnsi="Arial" w:cs="Arial"/>
                <w:sz w:val="16"/>
              </w:rPr>
              <w:t>DIGCOLPS</w:t>
            </w:r>
            <w:r w:rsidRPr="008B7B26">
              <w:rPr>
                <w:rFonts w:ascii="Arial" w:hAnsi="Arial" w:cs="Arial"/>
                <w:sz w:val="16"/>
              </w:rPr>
              <w:t>_START_SEC_VAR_CLEARED_BOOLEAN</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proofErr w:type="spellStart"/>
            <w:r w:rsidRPr="00AD57CD">
              <w:rPr>
                <w:rFonts w:ascii="Arial" w:hAnsi="Arial" w:cs="Arial"/>
                <w:sz w:val="16"/>
              </w:rPr>
              <w:t>DigColPs_</w:t>
            </w:r>
            <w:r w:rsidRPr="008B7B26">
              <w:rPr>
                <w:rFonts w:ascii="Arial" w:hAnsi="Arial" w:cs="Arial"/>
                <w:sz w:val="16"/>
              </w:rPr>
              <w:t>SpurSensorDiagFailed_Cnt_M_lgc</w:t>
            </w:r>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r>
              <w:rPr>
                <w:rFonts w:ascii="Arial" w:hAnsi="Arial" w:cs="Arial"/>
                <w:sz w:val="16"/>
              </w:rPr>
              <w:t>DIGCOLPS</w:t>
            </w:r>
            <w:r w:rsidRPr="008B7B26">
              <w:rPr>
                <w:rFonts w:ascii="Arial" w:hAnsi="Arial" w:cs="Arial"/>
                <w:sz w:val="16"/>
              </w:rPr>
              <w:t>_START_SEC_VAR_CLEARED_BOOLEAN</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bookmarkStart w:id="40" w:name="OLE_LINK58"/>
            <w:bookmarkStart w:id="41" w:name="OLE_LINK59"/>
            <w:r w:rsidRPr="00AD57CD">
              <w:rPr>
                <w:rFonts w:ascii="Arial" w:hAnsi="Arial" w:cs="Arial"/>
                <w:sz w:val="16"/>
              </w:rPr>
              <w:t>DigColPs_</w:t>
            </w:r>
            <w:r w:rsidRPr="003164A3">
              <w:rPr>
                <w:rFonts w:ascii="Arial" w:hAnsi="Arial" w:cs="Arial"/>
                <w:sz w:val="16"/>
              </w:rPr>
              <w:t>I2CColSensorFault_Cnt_M_lgc</w:t>
            </w:r>
            <w:bookmarkEnd w:id="40"/>
            <w:bookmarkEnd w:id="41"/>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_START_SEC_VAR_CLEARED_BOOLEAN</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bookmarkStart w:id="42" w:name="OLE_LINK60"/>
            <w:bookmarkStart w:id="43" w:name="OLE_LINK61"/>
            <w:r w:rsidRPr="00AD57CD">
              <w:rPr>
                <w:rFonts w:ascii="Arial" w:hAnsi="Arial" w:cs="Arial"/>
                <w:sz w:val="16"/>
              </w:rPr>
              <w:t>DigColPs_</w:t>
            </w:r>
            <w:r w:rsidRPr="003164A3">
              <w:rPr>
                <w:rFonts w:ascii="Arial" w:hAnsi="Arial" w:cs="Arial"/>
                <w:sz w:val="16"/>
              </w:rPr>
              <w:t>I2CSpurSensorFault_Cnt_M_lgc</w:t>
            </w:r>
            <w:bookmarkEnd w:id="42"/>
            <w:bookmarkEnd w:id="43"/>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_START_SEC_VAR_CLEARED_BOOLEAN</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bookmarkStart w:id="44" w:name="OLE_LINK62"/>
            <w:bookmarkStart w:id="45" w:name="OLE_LINK63"/>
            <w:proofErr w:type="spellStart"/>
            <w:r w:rsidRPr="00AD57CD">
              <w:rPr>
                <w:rFonts w:ascii="Arial" w:hAnsi="Arial" w:cs="Arial"/>
                <w:sz w:val="16"/>
              </w:rPr>
              <w:t>DigColPs_</w:t>
            </w:r>
            <w:r w:rsidRPr="003164A3">
              <w:rPr>
                <w:rFonts w:ascii="Arial" w:hAnsi="Arial" w:cs="Arial"/>
                <w:sz w:val="16"/>
              </w:rPr>
              <w:t>ColParityError_Cnt_M_lgc</w:t>
            </w:r>
            <w:bookmarkEnd w:id="44"/>
            <w:bookmarkEnd w:id="45"/>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_START_SEC_VAR_CLEARED_BOOLEAN</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bookmarkStart w:id="46" w:name="OLE_LINK64"/>
            <w:bookmarkStart w:id="47" w:name="OLE_LINK65"/>
            <w:bookmarkStart w:id="48" w:name="_Hlk372726866"/>
            <w:proofErr w:type="spellStart"/>
            <w:r w:rsidRPr="00AD57CD">
              <w:rPr>
                <w:rFonts w:ascii="Arial" w:hAnsi="Arial" w:cs="Arial"/>
                <w:sz w:val="16"/>
              </w:rPr>
              <w:t>DigColPs_</w:t>
            </w:r>
            <w:r w:rsidRPr="003164A3">
              <w:rPr>
                <w:rFonts w:ascii="Arial" w:hAnsi="Arial" w:cs="Arial"/>
                <w:sz w:val="16"/>
              </w:rPr>
              <w:t>SpurParityError_Cnt_M_lgc</w:t>
            </w:r>
            <w:bookmarkEnd w:id="46"/>
            <w:bookmarkEnd w:id="47"/>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49" w:name="OLE_LINK3"/>
            <w:bookmarkStart w:id="50" w:name="OLE_LINK4"/>
            <w:r>
              <w:rPr>
                <w:rFonts w:ascii="Arial" w:hAnsi="Arial" w:cs="Arial"/>
                <w:sz w:val="16"/>
              </w:rPr>
              <w:t>N/A</w:t>
            </w:r>
            <w:bookmarkEnd w:id="49"/>
            <w:bookmarkEnd w:id="50"/>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_START_SEC_VAR_CLEARED_BOOLEAN</w:t>
            </w:r>
          </w:p>
        </w:tc>
      </w:tr>
      <w:bookmarkEnd w:id="48"/>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206D72" w:rsidRDefault="00970FF9" w:rsidP="00F957FA">
            <w:pPr>
              <w:spacing w:before="60"/>
              <w:rPr>
                <w:rFonts w:ascii="Arial" w:hAnsi="Arial" w:cs="Arial"/>
                <w:sz w:val="16"/>
              </w:rPr>
            </w:pPr>
            <w:proofErr w:type="spellStart"/>
            <w:r w:rsidRPr="002F7118">
              <w:rPr>
                <w:rFonts w:ascii="Arial" w:hAnsi="Arial" w:cs="Arial"/>
                <w:sz w:val="16"/>
              </w:rPr>
              <w:t>DigColPs_ColLPFInitDone_Cnt_M_lgc</w:t>
            </w:r>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Pr="002F7118" w:rsidRDefault="00970FF9" w:rsidP="00F957FA">
            <w:pPr>
              <w:spacing w:before="60"/>
              <w:rPr>
                <w:rFonts w:ascii="Arial" w:hAnsi="Arial" w:cs="Arial"/>
                <w:sz w:val="16"/>
              </w:rPr>
            </w:pPr>
            <w:r w:rsidRPr="002F7118">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970FF9" w:rsidRPr="002F7118" w:rsidRDefault="00970FF9">
            <w:pPr>
              <w:rPr>
                <w:rFonts w:ascii="Arial" w:hAnsi="Arial" w:cs="Arial"/>
                <w:sz w:val="16"/>
              </w:rPr>
            </w:pPr>
            <w:r w:rsidRPr="002F7118">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Pr="002F7118" w:rsidRDefault="00970FF9">
            <w:pPr>
              <w:rPr>
                <w:rFonts w:ascii="Arial" w:hAnsi="Arial" w:cs="Arial"/>
                <w:sz w:val="16"/>
              </w:rPr>
            </w:pPr>
            <w:r w:rsidRPr="002F7118">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Pr="002F7118" w:rsidRDefault="00970FF9" w:rsidP="00F957FA">
            <w:pPr>
              <w:spacing w:before="60"/>
              <w:rPr>
                <w:rFonts w:ascii="Arial" w:hAnsi="Arial" w:cs="Arial"/>
                <w:sz w:val="16"/>
              </w:rPr>
            </w:pPr>
            <w:r w:rsidRPr="002F7118">
              <w:rPr>
                <w:rFonts w:ascii="Arial" w:hAnsi="Arial" w:cs="Arial"/>
                <w:sz w:val="16"/>
              </w:rPr>
              <w:t>DIGCOLPS_START_SEC_VAR_CLEARED_BOOLEAN</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206D72" w:rsidRDefault="00970FF9" w:rsidP="00F957FA">
            <w:pPr>
              <w:spacing w:before="60"/>
              <w:rPr>
                <w:rFonts w:ascii="Arial" w:hAnsi="Arial" w:cs="Arial"/>
                <w:sz w:val="16"/>
              </w:rPr>
            </w:pPr>
            <w:proofErr w:type="spellStart"/>
            <w:r w:rsidRPr="002F7118">
              <w:rPr>
                <w:rFonts w:ascii="Arial" w:hAnsi="Arial" w:cs="Arial"/>
                <w:sz w:val="16"/>
              </w:rPr>
              <w:t>DigColPs_SpurLPFInitDone_Cnt_M_lgc</w:t>
            </w:r>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Pr="002F7118" w:rsidRDefault="00970FF9" w:rsidP="00F957FA">
            <w:pPr>
              <w:spacing w:before="60"/>
              <w:rPr>
                <w:rFonts w:ascii="Arial" w:hAnsi="Arial" w:cs="Arial"/>
                <w:sz w:val="16"/>
              </w:rPr>
            </w:pPr>
            <w:r w:rsidRPr="002F7118">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970FF9" w:rsidRPr="002F7118" w:rsidRDefault="00970FF9">
            <w:pPr>
              <w:rPr>
                <w:rFonts w:ascii="Arial" w:hAnsi="Arial" w:cs="Arial"/>
                <w:sz w:val="16"/>
              </w:rPr>
            </w:pPr>
            <w:r w:rsidRPr="002F7118">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Pr="002F7118" w:rsidRDefault="00970FF9">
            <w:pPr>
              <w:rPr>
                <w:rFonts w:ascii="Arial" w:hAnsi="Arial" w:cs="Arial"/>
                <w:sz w:val="16"/>
              </w:rPr>
            </w:pPr>
            <w:r w:rsidRPr="002F7118">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Pr="002F7118" w:rsidRDefault="00970FF9" w:rsidP="00F957FA">
            <w:pPr>
              <w:spacing w:before="60"/>
              <w:rPr>
                <w:rFonts w:ascii="Arial" w:hAnsi="Arial" w:cs="Arial"/>
                <w:sz w:val="16"/>
              </w:rPr>
            </w:pPr>
            <w:r w:rsidRPr="002F7118">
              <w:rPr>
                <w:rFonts w:ascii="Arial" w:hAnsi="Arial" w:cs="Arial"/>
                <w:sz w:val="16"/>
              </w:rPr>
              <w:t>DIGCOLPS_START_SEC_VAR_CLEARED_BOOLEAN</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bookmarkStart w:id="51" w:name="OLE_LINK68"/>
            <w:bookmarkStart w:id="52" w:name="OLE_LINK69"/>
            <w:proofErr w:type="spellStart"/>
            <w:r w:rsidRPr="00AD57CD">
              <w:rPr>
                <w:rFonts w:ascii="Arial" w:hAnsi="Arial" w:cs="Arial"/>
                <w:sz w:val="16"/>
              </w:rPr>
              <w:t>DigColPs_</w:t>
            </w:r>
            <w:r w:rsidRPr="003164A3">
              <w:rPr>
                <w:rFonts w:ascii="Arial" w:hAnsi="Arial" w:cs="Arial"/>
                <w:sz w:val="16"/>
              </w:rPr>
              <w:t>PrevAngleDataAvailable_Cnt_T_lgc</w:t>
            </w:r>
            <w:bookmarkEnd w:id="51"/>
            <w:bookmarkEnd w:id="52"/>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_START_SEC_VAR_CLEARED_BOOLEAN</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AD57CD" w:rsidRDefault="00970FF9" w:rsidP="00F957FA">
            <w:pPr>
              <w:spacing w:before="60"/>
              <w:rPr>
                <w:rFonts w:ascii="Arial" w:hAnsi="Arial" w:cs="Arial"/>
                <w:sz w:val="16"/>
                <w:lang w:val="fr-FR"/>
              </w:rPr>
            </w:pPr>
            <w:bookmarkStart w:id="53" w:name="OLE_LINK70"/>
            <w:bookmarkStart w:id="54" w:name="OLE_LINK71"/>
            <w:proofErr w:type="spellStart"/>
            <w:r w:rsidRPr="00AD57CD">
              <w:rPr>
                <w:rFonts w:ascii="Arial" w:hAnsi="Arial" w:cs="Arial"/>
                <w:sz w:val="16"/>
                <w:lang w:val="fr-FR"/>
              </w:rPr>
              <w:t>DigColPs_VernierAngleOORange_Cnt_M_lgc</w:t>
            </w:r>
            <w:bookmarkEnd w:id="53"/>
            <w:bookmarkEnd w:id="54"/>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_START_SEC_VAR_CLEARED_BOOLEAN</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bookmarkStart w:id="55" w:name="OLE_LINK72"/>
            <w:bookmarkStart w:id="56" w:name="OLE_LINK73"/>
            <w:bookmarkStart w:id="57" w:name="_Hlk364411093"/>
            <w:proofErr w:type="spellStart"/>
            <w:r w:rsidRPr="00AD57CD">
              <w:rPr>
                <w:rFonts w:ascii="Arial" w:hAnsi="Arial" w:cs="Arial"/>
                <w:sz w:val="16"/>
              </w:rPr>
              <w:t>DigColPs_</w:t>
            </w:r>
            <w:r w:rsidRPr="003164A3">
              <w:rPr>
                <w:rFonts w:ascii="Arial" w:hAnsi="Arial" w:cs="Arial"/>
                <w:sz w:val="16"/>
              </w:rPr>
              <w:t>ColAngleLPFKSV_Cnt_M_str</w:t>
            </w:r>
            <w:bookmarkEnd w:id="55"/>
            <w:bookmarkEnd w:id="56"/>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_START_SEC_VAR_CLEARED_UNSPECIFIED</w:t>
            </w:r>
          </w:p>
        </w:tc>
      </w:tr>
      <w:tr w:rsidR="00970FF9" w:rsidTr="00AD57CD">
        <w:tc>
          <w:tcPr>
            <w:tcW w:w="3618" w:type="dxa"/>
            <w:tcBorders>
              <w:top w:val="single" w:sz="6" w:space="0" w:color="auto"/>
              <w:left w:val="single" w:sz="6" w:space="0" w:color="auto"/>
              <w:bottom w:val="single" w:sz="6" w:space="0" w:color="auto"/>
              <w:right w:val="single" w:sz="6" w:space="0" w:color="auto"/>
            </w:tcBorders>
          </w:tcPr>
          <w:p w:rsidR="00970FF9" w:rsidRPr="003164A3" w:rsidRDefault="00970FF9" w:rsidP="00F957FA">
            <w:pPr>
              <w:spacing w:before="60"/>
              <w:rPr>
                <w:rFonts w:ascii="Arial" w:hAnsi="Arial" w:cs="Arial"/>
                <w:sz w:val="16"/>
              </w:rPr>
            </w:pPr>
            <w:bookmarkStart w:id="58" w:name="OLE_LINK74"/>
            <w:bookmarkStart w:id="59" w:name="OLE_LINK75"/>
            <w:bookmarkEnd w:id="57"/>
            <w:proofErr w:type="spellStart"/>
            <w:r w:rsidRPr="00AD57CD">
              <w:rPr>
                <w:rFonts w:ascii="Arial" w:hAnsi="Arial" w:cs="Arial"/>
                <w:sz w:val="16"/>
              </w:rPr>
              <w:t>DigColPs_</w:t>
            </w:r>
            <w:r w:rsidRPr="003164A3">
              <w:rPr>
                <w:rFonts w:ascii="Arial" w:hAnsi="Arial" w:cs="Arial"/>
                <w:sz w:val="16"/>
              </w:rPr>
              <w:t>SpurAngleLPFKSV_Cnt_M_str</w:t>
            </w:r>
            <w:bookmarkEnd w:id="58"/>
            <w:bookmarkEnd w:id="59"/>
            <w:proofErr w:type="spellEnd"/>
          </w:p>
        </w:tc>
        <w:tc>
          <w:tcPr>
            <w:tcW w:w="90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970FF9" w:rsidRDefault="00970FF9">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970FF9" w:rsidRDefault="00970FF9"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_START_SEC_VAR_CLEARED_UNSPECIFIED</w:t>
            </w:r>
          </w:p>
        </w:tc>
      </w:tr>
      <w:tr w:rsidR="004641AE" w:rsidTr="00AD57CD">
        <w:tc>
          <w:tcPr>
            <w:tcW w:w="3618" w:type="dxa"/>
            <w:tcBorders>
              <w:top w:val="single" w:sz="6" w:space="0" w:color="auto"/>
              <w:left w:val="single" w:sz="6" w:space="0" w:color="auto"/>
              <w:bottom w:val="single" w:sz="6" w:space="0" w:color="auto"/>
              <w:right w:val="single" w:sz="6" w:space="0" w:color="auto"/>
            </w:tcBorders>
          </w:tcPr>
          <w:p w:rsidR="004641AE" w:rsidRPr="00AD57CD" w:rsidRDefault="004641AE" w:rsidP="00F957FA">
            <w:pPr>
              <w:spacing w:before="60"/>
              <w:rPr>
                <w:rFonts w:ascii="Arial" w:hAnsi="Arial" w:cs="Arial"/>
                <w:sz w:val="16"/>
              </w:rPr>
            </w:pPr>
            <w:proofErr w:type="spellStart"/>
            <w:r w:rsidRPr="004641AE">
              <w:rPr>
                <w:rFonts w:ascii="Arial" w:hAnsi="Arial" w:cs="Arial"/>
                <w:sz w:val="16"/>
              </w:rPr>
              <w:t>DigColPs_HwAVernCorrFault_Cnt_M_lgc</w:t>
            </w:r>
            <w:proofErr w:type="spellEnd"/>
          </w:p>
        </w:tc>
        <w:tc>
          <w:tcPr>
            <w:tcW w:w="900" w:type="dxa"/>
            <w:tcBorders>
              <w:top w:val="single" w:sz="6" w:space="0" w:color="auto"/>
              <w:left w:val="single" w:sz="6" w:space="0" w:color="auto"/>
              <w:bottom w:val="single" w:sz="6" w:space="0" w:color="auto"/>
              <w:right w:val="single" w:sz="6" w:space="0" w:color="auto"/>
            </w:tcBorders>
          </w:tcPr>
          <w:p w:rsidR="004641AE" w:rsidRDefault="004641AE" w:rsidP="00F957FA">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tcPr>
          <w:p w:rsidR="004641AE" w:rsidRPr="004315BB" w:rsidRDefault="004641AE">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tcPr>
          <w:p w:rsidR="004641AE" w:rsidRPr="004315BB" w:rsidRDefault="004641AE">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tcPr>
          <w:p w:rsidR="004641AE" w:rsidRDefault="004641AE" w:rsidP="00F957FA">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_START_SEC_VAR_CLEARED_BOOLEAN</w:t>
            </w:r>
          </w:p>
        </w:tc>
      </w:tr>
      <w:tr w:rsidR="00760B85" w:rsidTr="00760B85">
        <w:tc>
          <w:tcPr>
            <w:tcW w:w="3618" w:type="dxa"/>
            <w:tcBorders>
              <w:top w:val="single" w:sz="6" w:space="0" w:color="auto"/>
              <w:left w:val="single" w:sz="6" w:space="0" w:color="auto"/>
              <w:bottom w:val="single" w:sz="6" w:space="0" w:color="auto"/>
              <w:right w:val="single" w:sz="6" w:space="0" w:color="auto"/>
            </w:tcBorders>
            <w:vAlign w:val="center"/>
          </w:tcPr>
          <w:p w:rsidR="00760B85" w:rsidRPr="00D92241" w:rsidRDefault="00760B85" w:rsidP="00760B85">
            <w:pPr>
              <w:spacing w:before="60"/>
              <w:rPr>
                <w:rFonts w:ascii="Arial" w:hAnsi="Arial" w:cs="Arial"/>
                <w:sz w:val="16"/>
              </w:rPr>
            </w:pPr>
            <w:r w:rsidRPr="00D92241">
              <w:rPr>
                <w:rFonts w:ascii="Arial" w:hAnsi="Arial" w:cs="Arial"/>
                <w:sz w:val="16"/>
              </w:rPr>
              <w:t>DigColPs_I2CHwTrimTransCnts_Uls_M_u08</w:t>
            </w:r>
          </w:p>
        </w:tc>
        <w:tc>
          <w:tcPr>
            <w:tcW w:w="900" w:type="dxa"/>
            <w:tcBorders>
              <w:top w:val="single" w:sz="6" w:space="0" w:color="auto"/>
              <w:left w:val="single" w:sz="6" w:space="0" w:color="auto"/>
              <w:bottom w:val="single" w:sz="6" w:space="0" w:color="auto"/>
              <w:right w:val="single" w:sz="6" w:space="0" w:color="auto"/>
            </w:tcBorders>
            <w:vAlign w:val="center"/>
          </w:tcPr>
          <w:p w:rsidR="00760B85" w:rsidRPr="00D92241" w:rsidRDefault="00760B85" w:rsidP="00760B85">
            <w:pPr>
              <w:spacing w:before="60"/>
              <w:rPr>
                <w:rFonts w:ascii="Arial" w:hAnsi="Arial" w:cs="Arial"/>
                <w:sz w:val="16"/>
              </w:rPr>
            </w:pPr>
            <w:r w:rsidRPr="00D92241">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vAlign w:val="center"/>
          </w:tcPr>
          <w:p w:rsidR="00760B85" w:rsidRPr="00D92241" w:rsidRDefault="00760B85" w:rsidP="00760B85">
            <w:pPr>
              <w:rPr>
                <w:rFonts w:ascii="Arial" w:hAnsi="Arial" w:cs="Arial"/>
                <w:sz w:val="16"/>
              </w:rPr>
            </w:pPr>
            <w:r w:rsidRPr="00D92241">
              <w:rPr>
                <w:rFonts w:ascii="Arial" w:hAnsi="Arial" w:cs="Arial"/>
                <w:sz w:val="16"/>
              </w:rPr>
              <w:t>0</w:t>
            </w:r>
          </w:p>
        </w:tc>
        <w:tc>
          <w:tcPr>
            <w:tcW w:w="945" w:type="dxa"/>
            <w:tcBorders>
              <w:top w:val="single" w:sz="6" w:space="0" w:color="auto"/>
              <w:left w:val="single" w:sz="6" w:space="0" w:color="auto"/>
              <w:bottom w:val="single" w:sz="6" w:space="0" w:color="auto"/>
              <w:right w:val="single" w:sz="6" w:space="0" w:color="auto"/>
            </w:tcBorders>
            <w:vAlign w:val="center"/>
          </w:tcPr>
          <w:p w:rsidR="00760B85" w:rsidRPr="00D92241" w:rsidRDefault="00760B85" w:rsidP="00760B85">
            <w:pPr>
              <w:rPr>
                <w:rFonts w:ascii="Arial" w:hAnsi="Arial" w:cs="Arial"/>
                <w:sz w:val="16"/>
              </w:rPr>
            </w:pPr>
            <w:r w:rsidRPr="00D92241">
              <w:rPr>
                <w:rFonts w:ascii="Arial" w:hAnsi="Arial" w:cs="Arial"/>
                <w:sz w:val="16"/>
              </w:rPr>
              <w:t>6</w:t>
            </w:r>
          </w:p>
        </w:tc>
        <w:tc>
          <w:tcPr>
            <w:tcW w:w="2520" w:type="dxa"/>
            <w:tcBorders>
              <w:top w:val="single" w:sz="6" w:space="0" w:color="auto"/>
              <w:left w:val="single" w:sz="6" w:space="0" w:color="auto"/>
              <w:bottom w:val="single" w:sz="6" w:space="0" w:color="auto"/>
              <w:right w:val="single" w:sz="6" w:space="0" w:color="auto"/>
            </w:tcBorders>
            <w:vAlign w:val="center"/>
          </w:tcPr>
          <w:p w:rsidR="00760B85" w:rsidRPr="00D92241" w:rsidRDefault="00760B85" w:rsidP="00760B85">
            <w:pPr>
              <w:spacing w:before="60"/>
              <w:rPr>
                <w:rFonts w:ascii="Arial" w:hAnsi="Arial" w:cs="Arial"/>
                <w:sz w:val="16"/>
              </w:rPr>
            </w:pPr>
            <w:r w:rsidRPr="00D92241">
              <w:rPr>
                <w:rFonts w:ascii="Arial" w:hAnsi="Arial" w:cs="Arial"/>
                <w:sz w:val="16"/>
              </w:rPr>
              <w:t>DIGCOLPS_START_SEC_VAR_CLEARED_8</w:t>
            </w:r>
          </w:p>
        </w:tc>
      </w:tr>
      <w:tr w:rsidR="005C274C" w:rsidTr="00760B85">
        <w:tc>
          <w:tcPr>
            <w:tcW w:w="3618" w:type="dxa"/>
            <w:tcBorders>
              <w:top w:val="single" w:sz="6" w:space="0" w:color="auto"/>
              <w:left w:val="single" w:sz="6" w:space="0" w:color="auto"/>
              <w:bottom w:val="single" w:sz="6" w:space="0" w:color="auto"/>
              <w:right w:val="single" w:sz="6" w:space="0" w:color="auto"/>
            </w:tcBorders>
            <w:vAlign w:val="center"/>
          </w:tcPr>
          <w:p w:rsidR="005C274C" w:rsidRPr="00D92241" w:rsidRDefault="005C274C" w:rsidP="00760B85">
            <w:pPr>
              <w:spacing w:before="60"/>
              <w:rPr>
                <w:rFonts w:ascii="Arial" w:hAnsi="Arial" w:cs="Arial"/>
                <w:sz w:val="16"/>
              </w:rPr>
            </w:pPr>
            <w:r w:rsidRPr="005C274C">
              <w:rPr>
                <w:rFonts w:ascii="Arial" w:hAnsi="Arial" w:cs="Arial"/>
                <w:sz w:val="16"/>
              </w:rPr>
              <w:t>DigColPs_I2CHwColAngleForTrim_Deg_M_f32</w:t>
            </w:r>
          </w:p>
        </w:tc>
        <w:tc>
          <w:tcPr>
            <w:tcW w:w="900" w:type="dxa"/>
            <w:tcBorders>
              <w:top w:val="single" w:sz="6" w:space="0" w:color="auto"/>
              <w:left w:val="single" w:sz="6" w:space="0" w:color="auto"/>
              <w:bottom w:val="single" w:sz="6" w:space="0" w:color="auto"/>
              <w:right w:val="single" w:sz="6" w:space="0" w:color="auto"/>
            </w:tcBorders>
            <w:vAlign w:val="center"/>
          </w:tcPr>
          <w:p w:rsidR="005C274C" w:rsidRPr="00D92241" w:rsidRDefault="005C274C" w:rsidP="00760B85">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vAlign w:val="center"/>
          </w:tcPr>
          <w:p w:rsidR="005C274C" w:rsidRPr="00D92241" w:rsidRDefault="005C274C" w:rsidP="00760B85">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vAlign w:val="center"/>
          </w:tcPr>
          <w:p w:rsidR="005C274C" w:rsidRPr="00D92241" w:rsidRDefault="005C274C" w:rsidP="00760B85">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vAlign w:val="center"/>
          </w:tcPr>
          <w:p w:rsidR="005C274C" w:rsidRPr="00D92241" w:rsidRDefault="005C274C" w:rsidP="00760B85">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r w:rsidR="00D83C5E" w:rsidTr="00117128">
        <w:tc>
          <w:tcPr>
            <w:tcW w:w="3618" w:type="dxa"/>
            <w:tcBorders>
              <w:top w:val="single" w:sz="6" w:space="0" w:color="auto"/>
              <w:left w:val="single" w:sz="6" w:space="0" w:color="auto"/>
              <w:bottom w:val="single" w:sz="6" w:space="0" w:color="auto"/>
              <w:right w:val="single" w:sz="6" w:space="0" w:color="auto"/>
            </w:tcBorders>
          </w:tcPr>
          <w:p w:rsidR="00D83C5E" w:rsidRPr="005C274C" w:rsidRDefault="00D83C5E" w:rsidP="00760B85">
            <w:pPr>
              <w:spacing w:before="60"/>
              <w:rPr>
                <w:rFonts w:ascii="Arial" w:hAnsi="Arial" w:cs="Arial"/>
                <w:sz w:val="16"/>
              </w:rPr>
            </w:pPr>
            <w:r>
              <w:rPr>
                <w:rFonts w:ascii="Calibri" w:hAnsi="Calibri" w:cs="Arial"/>
                <w:color w:val="FF0000"/>
                <w:sz w:val="16"/>
                <w:szCs w:val="16"/>
              </w:rPr>
              <w:t>DigColPs_I2CHwColAngleTrim_Deg_D_f32</w:t>
            </w:r>
          </w:p>
        </w:tc>
        <w:tc>
          <w:tcPr>
            <w:tcW w:w="900" w:type="dxa"/>
            <w:tcBorders>
              <w:top w:val="single" w:sz="6" w:space="0" w:color="auto"/>
              <w:left w:val="single" w:sz="6" w:space="0" w:color="auto"/>
              <w:bottom w:val="single" w:sz="6" w:space="0" w:color="auto"/>
              <w:right w:val="single" w:sz="6" w:space="0" w:color="auto"/>
            </w:tcBorders>
            <w:vAlign w:val="center"/>
          </w:tcPr>
          <w:p w:rsidR="00D83C5E" w:rsidRDefault="00D83C5E" w:rsidP="00760B85">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vAlign w:val="center"/>
          </w:tcPr>
          <w:p w:rsidR="00D83C5E" w:rsidRPr="004315BB" w:rsidRDefault="00D83C5E" w:rsidP="00760B85">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vAlign w:val="center"/>
          </w:tcPr>
          <w:p w:rsidR="00D83C5E" w:rsidRPr="004315BB" w:rsidRDefault="00D83C5E" w:rsidP="00760B85">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vAlign w:val="center"/>
          </w:tcPr>
          <w:p w:rsidR="00D83C5E" w:rsidRDefault="00D83C5E" w:rsidP="00760B85">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r w:rsidR="00D83C5E" w:rsidTr="00117128">
        <w:tc>
          <w:tcPr>
            <w:tcW w:w="3618" w:type="dxa"/>
            <w:tcBorders>
              <w:top w:val="single" w:sz="6" w:space="0" w:color="auto"/>
              <w:left w:val="single" w:sz="6" w:space="0" w:color="auto"/>
              <w:bottom w:val="single" w:sz="6" w:space="0" w:color="auto"/>
              <w:right w:val="single" w:sz="6" w:space="0" w:color="auto"/>
            </w:tcBorders>
          </w:tcPr>
          <w:p w:rsidR="00D83C5E" w:rsidRPr="005C274C" w:rsidRDefault="00D83C5E" w:rsidP="00760B85">
            <w:pPr>
              <w:spacing w:before="60"/>
              <w:rPr>
                <w:rFonts w:ascii="Arial" w:hAnsi="Arial" w:cs="Arial"/>
                <w:sz w:val="16"/>
              </w:rPr>
            </w:pPr>
            <w:r>
              <w:rPr>
                <w:rFonts w:ascii="Calibri" w:hAnsi="Calibri" w:cs="Arial"/>
                <w:color w:val="FF0000"/>
                <w:sz w:val="16"/>
                <w:szCs w:val="16"/>
              </w:rPr>
              <w:t>DigColPs_I2CHwSpurAngleTrim_Deg_D_f32</w:t>
            </w:r>
          </w:p>
        </w:tc>
        <w:tc>
          <w:tcPr>
            <w:tcW w:w="900" w:type="dxa"/>
            <w:tcBorders>
              <w:top w:val="single" w:sz="6" w:space="0" w:color="auto"/>
              <w:left w:val="single" w:sz="6" w:space="0" w:color="auto"/>
              <w:bottom w:val="single" w:sz="6" w:space="0" w:color="auto"/>
              <w:right w:val="single" w:sz="6" w:space="0" w:color="auto"/>
            </w:tcBorders>
            <w:vAlign w:val="center"/>
          </w:tcPr>
          <w:p w:rsidR="00D83C5E" w:rsidRDefault="00D83C5E" w:rsidP="00760B85">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vAlign w:val="center"/>
          </w:tcPr>
          <w:p w:rsidR="00D83C5E" w:rsidRPr="004315BB" w:rsidRDefault="00D83C5E" w:rsidP="00760B85">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vAlign w:val="center"/>
          </w:tcPr>
          <w:p w:rsidR="00D83C5E" w:rsidRPr="004315BB" w:rsidRDefault="00D83C5E" w:rsidP="00760B85">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vAlign w:val="center"/>
          </w:tcPr>
          <w:p w:rsidR="00D83C5E" w:rsidRDefault="00D83C5E" w:rsidP="00760B85">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r w:rsidR="00D83C5E" w:rsidTr="00117128">
        <w:tc>
          <w:tcPr>
            <w:tcW w:w="3618" w:type="dxa"/>
            <w:tcBorders>
              <w:top w:val="single" w:sz="6" w:space="0" w:color="auto"/>
              <w:left w:val="single" w:sz="6" w:space="0" w:color="auto"/>
              <w:bottom w:val="single" w:sz="6" w:space="0" w:color="auto"/>
              <w:right w:val="single" w:sz="6" w:space="0" w:color="auto"/>
            </w:tcBorders>
          </w:tcPr>
          <w:p w:rsidR="00D83C5E" w:rsidRPr="005C274C" w:rsidRDefault="00D83C5E" w:rsidP="00760B85">
            <w:pPr>
              <w:spacing w:before="60"/>
              <w:rPr>
                <w:rFonts w:ascii="Arial" w:hAnsi="Arial" w:cs="Arial"/>
                <w:sz w:val="16"/>
              </w:rPr>
            </w:pPr>
            <w:r>
              <w:rPr>
                <w:rFonts w:ascii="Calibri" w:hAnsi="Calibri" w:cs="Arial"/>
                <w:color w:val="FF0000"/>
                <w:sz w:val="16"/>
                <w:szCs w:val="16"/>
              </w:rPr>
              <w:lastRenderedPageBreak/>
              <w:t>DigColPs_I2CHWSpurPos_HwDeg_D_f32</w:t>
            </w:r>
          </w:p>
        </w:tc>
        <w:tc>
          <w:tcPr>
            <w:tcW w:w="900" w:type="dxa"/>
            <w:tcBorders>
              <w:top w:val="single" w:sz="6" w:space="0" w:color="auto"/>
              <w:left w:val="single" w:sz="6" w:space="0" w:color="auto"/>
              <w:bottom w:val="single" w:sz="6" w:space="0" w:color="auto"/>
              <w:right w:val="single" w:sz="6" w:space="0" w:color="auto"/>
            </w:tcBorders>
            <w:vAlign w:val="center"/>
          </w:tcPr>
          <w:p w:rsidR="00D83C5E" w:rsidRDefault="00D83C5E" w:rsidP="00760B85">
            <w:pPr>
              <w:spacing w:before="60"/>
              <w:rPr>
                <w:rFonts w:ascii="Arial" w:hAnsi="Arial" w:cs="Arial"/>
                <w:sz w:val="16"/>
              </w:rPr>
            </w:pPr>
            <w:r>
              <w:rPr>
                <w:rFonts w:ascii="Arial" w:hAnsi="Arial" w:cs="Arial"/>
                <w:sz w:val="16"/>
              </w:rPr>
              <w:t>Single Precision Float</w:t>
            </w:r>
          </w:p>
        </w:tc>
        <w:tc>
          <w:tcPr>
            <w:tcW w:w="945" w:type="dxa"/>
            <w:tcBorders>
              <w:top w:val="single" w:sz="6" w:space="0" w:color="auto"/>
              <w:left w:val="single" w:sz="6" w:space="0" w:color="auto"/>
              <w:bottom w:val="single" w:sz="6" w:space="0" w:color="auto"/>
              <w:right w:val="single" w:sz="6" w:space="0" w:color="auto"/>
            </w:tcBorders>
            <w:vAlign w:val="center"/>
          </w:tcPr>
          <w:p w:rsidR="00D83C5E" w:rsidRPr="004315BB" w:rsidRDefault="00D83C5E" w:rsidP="00760B85">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vAlign w:val="center"/>
          </w:tcPr>
          <w:p w:rsidR="00D83C5E" w:rsidRPr="004315BB" w:rsidRDefault="00D83C5E" w:rsidP="00760B85">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vAlign w:val="center"/>
          </w:tcPr>
          <w:p w:rsidR="00D83C5E" w:rsidRDefault="00D83C5E" w:rsidP="00760B85">
            <w:pPr>
              <w:spacing w:before="60"/>
              <w:rPr>
                <w:rFonts w:ascii="Arial" w:hAnsi="Arial" w:cs="Arial"/>
                <w:sz w:val="16"/>
              </w:rPr>
            </w:pPr>
            <w:r>
              <w:rPr>
                <w:rFonts w:ascii="Arial" w:hAnsi="Arial" w:cs="Arial"/>
                <w:sz w:val="16"/>
              </w:rPr>
              <w:t>DIGCOLPS</w:t>
            </w:r>
            <w:r w:rsidRPr="003164A3">
              <w:rPr>
                <w:rFonts w:ascii="Arial" w:hAnsi="Arial" w:cs="Arial"/>
                <w:sz w:val="16"/>
              </w:rPr>
              <w:t>_START_SEC_VAR_CLEARED_32</w:t>
            </w: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91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908"/>
        <w:gridCol w:w="3836"/>
        <w:gridCol w:w="1440"/>
        <w:gridCol w:w="992"/>
        <w:gridCol w:w="993"/>
      </w:tblGrid>
      <w:tr w:rsidR="003C4D3F" w:rsidTr="00FE2D08">
        <w:tc>
          <w:tcPr>
            <w:tcW w:w="190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3836"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FE2D08" w:rsidTr="00FE2D08">
        <w:tc>
          <w:tcPr>
            <w:tcW w:w="1908" w:type="dxa"/>
          </w:tcPr>
          <w:p w:rsidR="00FE2D08" w:rsidRDefault="008B7B26" w:rsidP="00F957FA">
            <w:pPr>
              <w:spacing w:before="60"/>
              <w:rPr>
                <w:rFonts w:ascii="Arial" w:hAnsi="Arial" w:cs="Arial"/>
                <w:sz w:val="16"/>
              </w:rPr>
            </w:pPr>
            <w:bookmarkStart w:id="60" w:name="_Hlk364413522"/>
            <w:r>
              <w:rPr>
                <w:rFonts w:ascii="Arial" w:hAnsi="Arial" w:cs="Arial"/>
                <w:sz w:val="16"/>
              </w:rPr>
              <w:t>None</w:t>
            </w:r>
          </w:p>
        </w:tc>
        <w:tc>
          <w:tcPr>
            <w:tcW w:w="3836" w:type="dxa"/>
          </w:tcPr>
          <w:p w:rsidR="00FE2D08" w:rsidRDefault="00FE2D08" w:rsidP="00FE2D08">
            <w:pPr>
              <w:spacing w:before="60"/>
              <w:rPr>
                <w:rFonts w:ascii="Arial" w:hAnsi="Arial" w:cs="Arial"/>
                <w:sz w:val="16"/>
              </w:rPr>
            </w:pPr>
          </w:p>
        </w:tc>
        <w:tc>
          <w:tcPr>
            <w:tcW w:w="1440" w:type="dxa"/>
          </w:tcPr>
          <w:p w:rsidR="00FE2D08" w:rsidRDefault="00FE2D08" w:rsidP="003F7018">
            <w:pPr>
              <w:spacing w:before="60"/>
              <w:rPr>
                <w:rFonts w:ascii="Arial" w:hAnsi="Arial" w:cs="Arial"/>
                <w:sz w:val="16"/>
              </w:rPr>
            </w:pPr>
          </w:p>
        </w:tc>
        <w:tc>
          <w:tcPr>
            <w:tcW w:w="992" w:type="dxa"/>
          </w:tcPr>
          <w:p w:rsidR="00FE2D08" w:rsidRDefault="00FE2D08" w:rsidP="00F957FA">
            <w:pPr>
              <w:spacing w:before="60"/>
              <w:rPr>
                <w:rFonts w:ascii="Arial" w:hAnsi="Arial" w:cs="Arial"/>
                <w:sz w:val="16"/>
              </w:rPr>
            </w:pPr>
          </w:p>
        </w:tc>
        <w:tc>
          <w:tcPr>
            <w:tcW w:w="993" w:type="dxa"/>
          </w:tcPr>
          <w:p w:rsidR="00FE2D08" w:rsidRDefault="00FE2D08" w:rsidP="00F957FA">
            <w:pPr>
              <w:spacing w:before="60"/>
              <w:rPr>
                <w:rFonts w:ascii="Arial" w:hAnsi="Arial" w:cs="Arial"/>
                <w:sz w:val="16"/>
              </w:rPr>
            </w:pPr>
          </w:p>
        </w:tc>
      </w:tr>
      <w:bookmarkEnd w:id="60"/>
    </w:tbl>
    <w:p w:rsidR="004A781C" w:rsidRDefault="004A781C"/>
    <w:p w:rsidR="004A781C" w:rsidRDefault="004A781C">
      <w:pPr>
        <w:pStyle w:val="Heading1"/>
      </w:pPr>
      <w:r>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FE2D08" w:rsidP="00FE2D08">
            <w:pPr>
              <w:spacing w:before="60"/>
              <w:rPr>
                <w:rFonts w:ascii="Arial" w:hAnsi="Arial" w:cs="Arial"/>
                <w:sz w:val="16"/>
              </w:rPr>
            </w:pPr>
            <w:r w:rsidRPr="00FE2D08">
              <w:rPr>
                <w:rFonts w:ascii="Arial" w:hAnsi="Arial" w:cs="Arial"/>
                <w:sz w:val="16"/>
              </w:rPr>
              <w:t>k_ColAngSenseLPFFc_Hz_f32</w:t>
            </w:r>
          </w:p>
        </w:tc>
      </w:tr>
      <w:tr w:rsidR="00FE2D08">
        <w:trPr>
          <w:jc w:val="center"/>
        </w:trPr>
        <w:tc>
          <w:tcPr>
            <w:tcW w:w="4608" w:type="dxa"/>
            <w:tcBorders>
              <w:top w:val="nil"/>
              <w:left w:val="single" w:sz="6" w:space="0" w:color="auto"/>
              <w:bottom w:val="single" w:sz="6" w:space="0" w:color="auto"/>
              <w:right w:val="single" w:sz="6" w:space="0" w:color="auto"/>
            </w:tcBorders>
          </w:tcPr>
          <w:p w:rsidR="00FE2D08" w:rsidRPr="00FE2D08" w:rsidRDefault="00FE2D08" w:rsidP="00FE2D08">
            <w:pPr>
              <w:spacing w:before="60"/>
              <w:rPr>
                <w:rFonts w:ascii="Arial" w:hAnsi="Arial" w:cs="Arial"/>
                <w:sz w:val="16"/>
              </w:rPr>
            </w:pPr>
            <w:r w:rsidRPr="00FE2D08">
              <w:rPr>
                <w:rFonts w:ascii="Arial" w:hAnsi="Arial" w:cs="Arial"/>
                <w:sz w:val="16"/>
              </w:rPr>
              <w:t>k_SpurAngSenseLPFFc_Hz_f32</w:t>
            </w:r>
          </w:p>
        </w:tc>
      </w:tr>
      <w:tr w:rsidR="00FE2D08">
        <w:trPr>
          <w:jc w:val="center"/>
        </w:trPr>
        <w:tc>
          <w:tcPr>
            <w:tcW w:w="4608" w:type="dxa"/>
            <w:tcBorders>
              <w:top w:val="nil"/>
              <w:left w:val="single" w:sz="6" w:space="0" w:color="auto"/>
              <w:bottom w:val="single" w:sz="6" w:space="0" w:color="auto"/>
              <w:right w:val="single" w:sz="6" w:space="0" w:color="auto"/>
            </w:tcBorders>
          </w:tcPr>
          <w:p w:rsidR="00FE2D08" w:rsidRPr="00FE2D08" w:rsidRDefault="00FE2D08" w:rsidP="00FE2D08">
            <w:pPr>
              <w:spacing w:before="60"/>
              <w:rPr>
                <w:rFonts w:ascii="Arial" w:hAnsi="Arial" w:cs="Arial"/>
                <w:sz w:val="16"/>
              </w:rPr>
            </w:pPr>
            <w:proofErr w:type="spellStart"/>
            <w:r w:rsidRPr="00FE2D08">
              <w:rPr>
                <w:rFonts w:ascii="Arial" w:hAnsi="Arial" w:cs="Arial"/>
                <w:sz w:val="16"/>
              </w:rPr>
              <w:t>k_SelectFromColumn_Cnt_lgc</w:t>
            </w:r>
            <w:proofErr w:type="spellEnd"/>
          </w:p>
        </w:tc>
      </w:tr>
      <w:tr w:rsidR="00FE2D08">
        <w:trPr>
          <w:jc w:val="center"/>
        </w:trPr>
        <w:tc>
          <w:tcPr>
            <w:tcW w:w="4608" w:type="dxa"/>
            <w:tcBorders>
              <w:top w:val="nil"/>
              <w:left w:val="single" w:sz="6" w:space="0" w:color="auto"/>
              <w:bottom w:val="single" w:sz="6" w:space="0" w:color="auto"/>
              <w:right w:val="single" w:sz="6" w:space="0" w:color="auto"/>
            </w:tcBorders>
          </w:tcPr>
          <w:p w:rsidR="00FE2D08" w:rsidRPr="00FE2D08" w:rsidRDefault="00FE2D08" w:rsidP="00FE2D08">
            <w:pPr>
              <w:spacing w:before="60"/>
              <w:rPr>
                <w:rFonts w:ascii="Arial" w:hAnsi="Arial" w:cs="Arial"/>
                <w:sz w:val="16"/>
              </w:rPr>
            </w:pPr>
            <w:r w:rsidRPr="00FE2D08">
              <w:rPr>
                <w:rFonts w:ascii="Arial" w:hAnsi="Arial" w:cs="Arial"/>
                <w:sz w:val="16"/>
              </w:rPr>
              <w:t>k_StepDetect_Deg_f32</w:t>
            </w:r>
          </w:p>
        </w:tc>
      </w:tr>
      <w:tr w:rsidR="00FE2D08">
        <w:trPr>
          <w:jc w:val="center"/>
        </w:trPr>
        <w:tc>
          <w:tcPr>
            <w:tcW w:w="4608" w:type="dxa"/>
            <w:tcBorders>
              <w:top w:val="nil"/>
              <w:left w:val="single" w:sz="6" w:space="0" w:color="auto"/>
              <w:bottom w:val="single" w:sz="6" w:space="0" w:color="auto"/>
              <w:right w:val="single" w:sz="6" w:space="0" w:color="auto"/>
            </w:tcBorders>
          </w:tcPr>
          <w:p w:rsidR="00FE2D08" w:rsidRPr="00FE2D08" w:rsidRDefault="00FE2D08" w:rsidP="00FE2D08">
            <w:pPr>
              <w:spacing w:before="60"/>
              <w:rPr>
                <w:rFonts w:ascii="Arial" w:hAnsi="Arial" w:cs="Arial"/>
                <w:sz w:val="16"/>
              </w:rPr>
            </w:pPr>
            <w:r w:rsidRPr="00FE2D08">
              <w:rPr>
                <w:rFonts w:ascii="Arial" w:hAnsi="Arial" w:cs="Arial"/>
                <w:sz w:val="16"/>
              </w:rPr>
              <w:t>k_VernCorrErrorThresh_Deg_f32</w:t>
            </w:r>
          </w:p>
        </w:tc>
      </w:tr>
      <w:tr w:rsidR="00FE2D08">
        <w:trPr>
          <w:jc w:val="center"/>
        </w:trPr>
        <w:tc>
          <w:tcPr>
            <w:tcW w:w="4608" w:type="dxa"/>
            <w:tcBorders>
              <w:top w:val="nil"/>
              <w:left w:val="single" w:sz="6" w:space="0" w:color="auto"/>
              <w:bottom w:val="single" w:sz="6" w:space="0" w:color="auto"/>
              <w:right w:val="single" w:sz="6" w:space="0" w:color="auto"/>
            </w:tcBorders>
          </w:tcPr>
          <w:p w:rsidR="00FE2D08" w:rsidRPr="00FE2D08" w:rsidRDefault="00FE2D08" w:rsidP="00FE2D08">
            <w:pPr>
              <w:spacing w:before="60"/>
              <w:rPr>
                <w:rFonts w:ascii="Arial" w:hAnsi="Arial" w:cs="Arial"/>
                <w:sz w:val="16"/>
              </w:rPr>
            </w:pPr>
            <w:proofErr w:type="spellStart"/>
            <w:r w:rsidRPr="00FE2D08">
              <w:rPr>
                <w:rFonts w:ascii="Arial" w:hAnsi="Arial" w:cs="Arial"/>
                <w:sz w:val="16"/>
              </w:rPr>
              <w:t>k_VernCorrErrorDiag_Cnt_str</w:t>
            </w:r>
            <w:proofErr w:type="spellEnd"/>
          </w:p>
        </w:tc>
      </w:tr>
      <w:tr w:rsidR="00FE2D08">
        <w:trPr>
          <w:jc w:val="center"/>
        </w:trPr>
        <w:tc>
          <w:tcPr>
            <w:tcW w:w="4608" w:type="dxa"/>
            <w:tcBorders>
              <w:top w:val="nil"/>
              <w:left w:val="single" w:sz="6" w:space="0" w:color="auto"/>
              <w:bottom w:val="single" w:sz="6" w:space="0" w:color="auto"/>
              <w:right w:val="single" w:sz="6" w:space="0" w:color="auto"/>
            </w:tcBorders>
          </w:tcPr>
          <w:p w:rsidR="00FE2D08" w:rsidRPr="00FE2D08" w:rsidRDefault="00FE2D08" w:rsidP="00FE2D08">
            <w:pPr>
              <w:spacing w:before="60"/>
              <w:rPr>
                <w:rFonts w:ascii="Arial" w:hAnsi="Arial" w:cs="Arial"/>
                <w:sz w:val="16"/>
              </w:rPr>
            </w:pPr>
            <w:proofErr w:type="spellStart"/>
            <w:r w:rsidRPr="00FE2D08">
              <w:rPr>
                <w:rFonts w:ascii="Arial" w:hAnsi="Arial" w:cs="Arial"/>
                <w:sz w:val="16"/>
              </w:rPr>
              <w:t>k_SkipStepErrDiag_Cnt_str</w:t>
            </w:r>
            <w:proofErr w:type="spellEnd"/>
          </w:p>
        </w:tc>
      </w:tr>
      <w:tr w:rsidR="00FE2D08">
        <w:trPr>
          <w:jc w:val="center"/>
        </w:trPr>
        <w:tc>
          <w:tcPr>
            <w:tcW w:w="4608" w:type="dxa"/>
            <w:tcBorders>
              <w:top w:val="nil"/>
              <w:left w:val="single" w:sz="6" w:space="0" w:color="auto"/>
              <w:bottom w:val="single" w:sz="6" w:space="0" w:color="auto"/>
              <w:right w:val="single" w:sz="6" w:space="0" w:color="auto"/>
            </w:tcBorders>
          </w:tcPr>
          <w:p w:rsidR="00FE2D08" w:rsidRPr="00FE2D08" w:rsidRDefault="00FE2D08" w:rsidP="00FE2D08">
            <w:pPr>
              <w:spacing w:before="60"/>
              <w:rPr>
                <w:rFonts w:ascii="Arial" w:hAnsi="Arial" w:cs="Arial"/>
                <w:sz w:val="16"/>
              </w:rPr>
            </w:pPr>
            <w:r w:rsidRPr="00FE2D08">
              <w:rPr>
                <w:rFonts w:ascii="Arial" w:hAnsi="Arial" w:cs="Arial"/>
                <w:sz w:val="16"/>
              </w:rPr>
              <w:t>k_VernOORangeThresh_Deg_f32</w:t>
            </w:r>
          </w:p>
        </w:tc>
      </w:tr>
      <w:tr w:rsidR="00FE2D08" w:rsidTr="00FE2D08">
        <w:trPr>
          <w:jc w:val="center"/>
        </w:trPr>
        <w:tc>
          <w:tcPr>
            <w:tcW w:w="4608" w:type="dxa"/>
            <w:tcBorders>
              <w:top w:val="nil"/>
              <w:left w:val="single" w:sz="6" w:space="0" w:color="auto"/>
              <w:bottom w:val="single" w:sz="4" w:space="0" w:color="auto"/>
              <w:right w:val="single" w:sz="6" w:space="0" w:color="auto"/>
            </w:tcBorders>
          </w:tcPr>
          <w:p w:rsidR="00FE2D08" w:rsidRPr="00FE2D08" w:rsidRDefault="00FE2D08" w:rsidP="00FE2D08">
            <w:pPr>
              <w:spacing w:before="60"/>
              <w:rPr>
                <w:rFonts w:ascii="Arial" w:hAnsi="Arial" w:cs="Arial"/>
                <w:sz w:val="16"/>
              </w:rPr>
            </w:pPr>
            <w:proofErr w:type="spellStart"/>
            <w:r w:rsidRPr="00FE2D08">
              <w:rPr>
                <w:rFonts w:ascii="Arial" w:hAnsi="Arial" w:cs="Arial"/>
                <w:sz w:val="16"/>
              </w:rPr>
              <w:t>k_SenseDetErrDiag_Cnt_str</w:t>
            </w:r>
            <w:proofErr w:type="spellEnd"/>
          </w:p>
        </w:tc>
      </w:tr>
      <w:tr w:rsidR="004A781C" w:rsidTr="00FE2D08">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FE2D08">
            <w:pPr>
              <w:spacing w:before="60"/>
              <w:rPr>
                <w:rFonts w:ascii="Arial" w:hAnsi="Arial" w:cs="Arial"/>
                <w:sz w:val="16"/>
              </w:rPr>
            </w:pPr>
            <w:proofErr w:type="spellStart"/>
            <w:r w:rsidRPr="00FE2D08">
              <w:rPr>
                <w:rFonts w:ascii="Arial" w:hAnsi="Arial" w:cs="Arial"/>
                <w:sz w:val="16"/>
              </w:rPr>
              <w:t>k_SenseParityErrDiag_Cnt_str</w:t>
            </w:r>
            <w:proofErr w:type="spellEnd"/>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528"/>
        <w:gridCol w:w="2040"/>
        <w:gridCol w:w="1680"/>
        <w:gridCol w:w="1680"/>
      </w:tblGrid>
      <w:tr w:rsidR="00DE4889" w:rsidTr="00432BEC">
        <w:tc>
          <w:tcPr>
            <w:tcW w:w="352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204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432BEC">
        <w:tc>
          <w:tcPr>
            <w:tcW w:w="3528" w:type="dxa"/>
            <w:tcBorders>
              <w:top w:val="single" w:sz="6" w:space="0" w:color="auto"/>
              <w:left w:val="single" w:sz="6" w:space="0" w:color="auto"/>
              <w:bottom w:val="single" w:sz="6" w:space="0" w:color="auto"/>
              <w:right w:val="single" w:sz="6" w:space="0" w:color="auto"/>
            </w:tcBorders>
          </w:tcPr>
          <w:p w:rsidR="00DE4889" w:rsidRDefault="00FE2D08" w:rsidP="00F957FA">
            <w:pPr>
              <w:spacing w:before="60"/>
              <w:rPr>
                <w:rFonts w:ascii="Arial" w:hAnsi="Arial" w:cs="Arial"/>
                <w:sz w:val="16"/>
              </w:rPr>
            </w:pPr>
            <w:r w:rsidRPr="00FE2D08">
              <w:rPr>
                <w:rFonts w:ascii="Arial" w:hAnsi="Arial" w:cs="Arial"/>
                <w:sz w:val="16"/>
              </w:rPr>
              <w:lastRenderedPageBreak/>
              <w:t>D_</w:t>
            </w:r>
            <w:r w:rsidR="00432BEC">
              <w:rPr>
                <w:rFonts w:ascii="Arial" w:hAnsi="Arial" w:cs="Arial"/>
                <w:sz w:val="16"/>
              </w:rPr>
              <w:t>INV</w:t>
            </w:r>
            <w:r w:rsidRPr="00FE2D08">
              <w:rPr>
                <w:rFonts w:ascii="Arial" w:hAnsi="Arial" w:cs="Arial"/>
                <w:sz w:val="16"/>
              </w:rPr>
              <w:t>SPURRATIO_ULS_F32</w:t>
            </w:r>
          </w:p>
        </w:tc>
        <w:tc>
          <w:tcPr>
            <w:tcW w:w="204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bookmarkStart w:id="61" w:name="OLE_LINK86"/>
            <w:bookmarkStart w:id="62" w:name="OLE_LINK87"/>
            <w:r>
              <w:rPr>
                <w:rFonts w:ascii="Arial" w:hAnsi="Arial" w:cs="Arial"/>
                <w:sz w:val="16"/>
              </w:rPr>
              <w:t>Single Precision Float</w:t>
            </w:r>
            <w:bookmarkEnd w:id="61"/>
            <w:bookmarkEnd w:id="62"/>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432BEC" w:rsidP="00F957FA">
            <w:pPr>
              <w:spacing w:before="60"/>
              <w:rPr>
                <w:rFonts w:ascii="Arial" w:hAnsi="Arial" w:cs="Arial"/>
                <w:sz w:val="16"/>
              </w:rPr>
            </w:pPr>
            <w:r w:rsidRPr="00432BEC">
              <w:rPr>
                <w:rFonts w:ascii="Arial" w:hAnsi="Arial" w:cs="Arial"/>
                <w:sz w:val="16"/>
              </w:rPr>
              <w:t>0.45454545454545</w:t>
            </w:r>
          </w:p>
        </w:tc>
      </w:tr>
      <w:tr w:rsidR="005C274C" w:rsidTr="00432BEC">
        <w:tc>
          <w:tcPr>
            <w:tcW w:w="3528" w:type="dxa"/>
            <w:tcBorders>
              <w:top w:val="single" w:sz="6" w:space="0" w:color="auto"/>
              <w:left w:val="single" w:sz="6" w:space="0" w:color="auto"/>
              <w:bottom w:val="single" w:sz="6" w:space="0" w:color="auto"/>
              <w:right w:val="single" w:sz="6" w:space="0" w:color="auto"/>
            </w:tcBorders>
          </w:tcPr>
          <w:p w:rsidR="005C274C" w:rsidRPr="00FE2D08" w:rsidRDefault="005C274C" w:rsidP="00F957FA">
            <w:pPr>
              <w:spacing w:before="60"/>
              <w:rPr>
                <w:rFonts w:ascii="Arial" w:hAnsi="Arial" w:cs="Arial"/>
                <w:sz w:val="16"/>
              </w:rPr>
            </w:pPr>
            <w:r w:rsidRPr="005C274C">
              <w:rPr>
                <w:rFonts w:ascii="Arial" w:hAnsi="Arial" w:cs="Arial"/>
                <w:sz w:val="16"/>
              </w:rPr>
              <w:t>D_SPURRATIO_ULS_F32</w:t>
            </w:r>
          </w:p>
        </w:tc>
        <w:tc>
          <w:tcPr>
            <w:tcW w:w="2040" w:type="dxa"/>
            <w:tcBorders>
              <w:top w:val="single" w:sz="6" w:space="0" w:color="auto"/>
              <w:left w:val="single" w:sz="6" w:space="0" w:color="auto"/>
              <w:bottom w:val="single" w:sz="6" w:space="0" w:color="auto"/>
              <w:right w:val="single" w:sz="6" w:space="0" w:color="auto"/>
            </w:tcBorders>
          </w:tcPr>
          <w:p w:rsidR="005C274C" w:rsidRDefault="005C274C"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5C274C" w:rsidRDefault="005C274C"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5C274C" w:rsidRPr="00432BEC" w:rsidRDefault="005C274C" w:rsidP="00F957FA">
            <w:pPr>
              <w:spacing w:before="60"/>
              <w:rPr>
                <w:rFonts w:ascii="Arial" w:hAnsi="Arial" w:cs="Arial"/>
                <w:sz w:val="16"/>
              </w:rPr>
            </w:pPr>
            <w:r>
              <w:rPr>
                <w:rFonts w:ascii="Arial" w:hAnsi="Arial" w:cs="Arial"/>
                <w:sz w:val="16"/>
              </w:rPr>
              <w:t>2.2</w:t>
            </w:r>
          </w:p>
        </w:tc>
      </w:tr>
      <w:tr w:rsidR="002E0905" w:rsidTr="00432BEC">
        <w:tc>
          <w:tcPr>
            <w:tcW w:w="3528" w:type="dxa"/>
            <w:tcBorders>
              <w:top w:val="single" w:sz="6" w:space="0" w:color="auto"/>
              <w:left w:val="single" w:sz="6" w:space="0" w:color="auto"/>
              <w:bottom w:val="single" w:sz="6" w:space="0" w:color="auto"/>
              <w:right w:val="single" w:sz="6" w:space="0" w:color="auto"/>
            </w:tcBorders>
          </w:tcPr>
          <w:p w:rsidR="002E0905" w:rsidRPr="005C274C" w:rsidRDefault="002E0905" w:rsidP="00F957FA">
            <w:pPr>
              <w:spacing w:before="60"/>
              <w:rPr>
                <w:rFonts w:ascii="Arial" w:hAnsi="Arial" w:cs="Arial"/>
                <w:sz w:val="16"/>
              </w:rPr>
            </w:pPr>
            <w:r w:rsidRPr="002E0905">
              <w:rPr>
                <w:rFonts w:ascii="Arial" w:hAnsi="Arial" w:cs="Arial"/>
                <w:sz w:val="16"/>
              </w:rPr>
              <w:t>D_INVDUALSPURRATIO_ULS_F32</w:t>
            </w:r>
          </w:p>
        </w:tc>
        <w:tc>
          <w:tcPr>
            <w:tcW w:w="2040" w:type="dxa"/>
            <w:tcBorders>
              <w:top w:val="single" w:sz="6" w:space="0" w:color="auto"/>
              <w:left w:val="single" w:sz="6" w:space="0" w:color="auto"/>
              <w:bottom w:val="single" w:sz="6" w:space="0" w:color="auto"/>
              <w:right w:val="single" w:sz="6" w:space="0" w:color="auto"/>
            </w:tcBorders>
          </w:tcPr>
          <w:p w:rsidR="002E0905" w:rsidRDefault="002E090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2E0905" w:rsidRDefault="002E0905"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2E0905" w:rsidRDefault="002E0905" w:rsidP="00F957FA">
            <w:pPr>
              <w:spacing w:before="60"/>
              <w:rPr>
                <w:rFonts w:ascii="Arial" w:hAnsi="Arial" w:cs="Arial"/>
                <w:sz w:val="16"/>
              </w:rPr>
            </w:pPr>
            <w:r>
              <w:rPr>
                <w:rFonts w:ascii="Arial" w:hAnsi="Arial" w:cs="Arial"/>
                <w:sz w:val="16"/>
              </w:rPr>
              <w:t>0.5</w:t>
            </w:r>
          </w:p>
        </w:tc>
      </w:tr>
      <w:tr w:rsidR="00DE4889" w:rsidTr="00432BEC">
        <w:tc>
          <w:tcPr>
            <w:tcW w:w="3528" w:type="dxa"/>
            <w:tcBorders>
              <w:top w:val="single" w:sz="6" w:space="0" w:color="auto"/>
              <w:left w:val="single" w:sz="6" w:space="0" w:color="auto"/>
              <w:bottom w:val="single" w:sz="6" w:space="0" w:color="auto"/>
              <w:right w:val="single" w:sz="6" w:space="0" w:color="auto"/>
            </w:tcBorders>
          </w:tcPr>
          <w:p w:rsidR="00DE4889" w:rsidRDefault="00FE2D08" w:rsidP="00F957FA">
            <w:pPr>
              <w:spacing w:before="60"/>
              <w:rPr>
                <w:rFonts w:ascii="Arial" w:hAnsi="Arial" w:cs="Arial"/>
                <w:sz w:val="16"/>
              </w:rPr>
            </w:pPr>
            <w:r w:rsidRPr="00FE2D08">
              <w:rPr>
                <w:rFonts w:ascii="Arial" w:hAnsi="Arial" w:cs="Arial"/>
                <w:sz w:val="16"/>
              </w:rPr>
              <w:t>D_ONEREV_DEGREESPREV_F32</w:t>
            </w:r>
          </w:p>
        </w:tc>
        <w:tc>
          <w:tcPr>
            <w:tcW w:w="2040" w:type="dxa"/>
            <w:tcBorders>
              <w:top w:val="single" w:sz="6" w:space="0" w:color="auto"/>
              <w:left w:val="single" w:sz="6" w:space="0" w:color="auto"/>
              <w:bottom w:val="single" w:sz="6" w:space="0" w:color="auto"/>
              <w:right w:val="single" w:sz="6" w:space="0" w:color="auto"/>
            </w:tcBorders>
          </w:tcPr>
          <w:p w:rsidR="00DE4889" w:rsidRDefault="00FE2D08"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FE2D08" w:rsidP="00F957FA">
            <w:pPr>
              <w:spacing w:before="60"/>
              <w:rPr>
                <w:rFonts w:ascii="Arial" w:hAnsi="Arial" w:cs="Arial"/>
                <w:sz w:val="16"/>
              </w:rPr>
            </w:pPr>
            <w:proofErr w:type="spellStart"/>
            <w:r>
              <w:rPr>
                <w:rFonts w:ascii="Arial" w:hAnsi="Arial" w:cs="Arial"/>
                <w:sz w:val="16"/>
              </w:rPr>
              <w:t>DegpRev</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FE2D08" w:rsidP="00F957FA">
            <w:pPr>
              <w:spacing w:before="60"/>
              <w:rPr>
                <w:rFonts w:ascii="Arial" w:hAnsi="Arial" w:cs="Arial"/>
                <w:sz w:val="16"/>
              </w:rPr>
            </w:pPr>
            <w:r>
              <w:rPr>
                <w:rFonts w:ascii="Arial" w:hAnsi="Arial" w:cs="Arial"/>
                <w:sz w:val="16"/>
              </w:rPr>
              <w:t>360</w:t>
            </w:r>
          </w:p>
        </w:tc>
      </w:tr>
      <w:tr w:rsidR="00FE2D08" w:rsidTr="00432BEC">
        <w:tc>
          <w:tcPr>
            <w:tcW w:w="3528" w:type="dxa"/>
            <w:tcBorders>
              <w:top w:val="single" w:sz="6" w:space="0" w:color="auto"/>
              <w:left w:val="single" w:sz="6" w:space="0" w:color="auto"/>
              <w:bottom w:val="single" w:sz="6" w:space="0" w:color="auto"/>
              <w:right w:val="single" w:sz="6" w:space="0" w:color="auto"/>
            </w:tcBorders>
          </w:tcPr>
          <w:p w:rsidR="00FE2D08" w:rsidRDefault="00432BEC" w:rsidP="003F7018">
            <w:pPr>
              <w:spacing w:before="60"/>
              <w:rPr>
                <w:rFonts w:ascii="Arial" w:hAnsi="Arial" w:cs="Arial"/>
                <w:sz w:val="16"/>
              </w:rPr>
            </w:pPr>
            <w:r w:rsidRPr="00432BEC">
              <w:rPr>
                <w:rFonts w:ascii="Arial" w:hAnsi="Arial" w:cs="Arial"/>
                <w:sz w:val="16"/>
              </w:rPr>
              <w:t>D_VERNIERANGLECENTEROFF_DEG_F32</w:t>
            </w:r>
          </w:p>
        </w:tc>
        <w:tc>
          <w:tcPr>
            <w:tcW w:w="2040" w:type="dxa"/>
            <w:tcBorders>
              <w:top w:val="single" w:sz="6" w:space="0" w:color="auto"/>
              <w:left w:val="single" w:sz="6" w:space="0" w:color="auto"/>
              <w:bottom w:val="single" w:sz="6" w:space="0" w:color="auto"/>
              <w:right w:val="single" w:sz="6" w:space="0" w:color="auto"/>
            </w:tcBorders>
          </w:tcPr>
          <w:p w:rsidR="00FE2D08" w:rsidRDefault="00FE2D08" w:rsidP="003F701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proofErr w:type="spellStart"/>
            <w:r>
              <w:rPr>
                <w:rFonts w:ascii="Arial" w:hAnsi="Arial" w:cs="Arial"/>
                <w:sz w:val="16"/>
              </w:rPr>
              <w:t>Deg</w:t>
            </w:r>
            <w:proofErr w:type="spellEnd"/>
          </w:p>
        </w:tc>
        <w:tc>
          <w:tcPr>
            <w:tcW w:w="1680" w:type="dxa"/>
            <w:tcBorders>
              <w:top w:val="single" w:sz="6" w:space="0" w:color="auto"/>
              <w:left w:val="single" w:sz="6" w:space="0" w:color="auto"/>
              <w:bottom w:val="single" w:sz="6" w:space="0" w:color="auto"/>
              <w:right w:val="single" w:sz="6" w:space="0" w:color="auto"/>
            </w:tcBorders>
          </w:tcPr>
          <w:p w:rsidR="00FE2D08" w:rsidRDefault="00240E69" w:rsidP="00F957FA">
            <w:pPr>
              <w:spacing w:before="60"/>
              <w:rPr>
                <w:rFonts w:ascii="Arial" w:hAnsi="Arial" w:cs="Arial"/>
                <w:sz w:val="16"/>
              </w:rPr>
            </w:pPr>
            <w:r>
              <w:rPr>
                <w:rFonts w:ascii="Arial" w:hAnsi="Arial" w:cs="Arial"/>
                <w:sz w:val="16"/>
              </w:rPr>
              <w:t>900</w:t>
            </w:r>
          </w:p>
        </w:tc>
      </w:tr>
      <w:tr w:rsidR="00FE2D08" w:rsidTr="00432BEC">
        <w:tc>
          <w:tcPr>
            <w:tcW w:w="3528" w:type="dxa"/>
            <w:tcBorders>
              <w:top w:val="single" w:sz="6" w:space="0" w:color="auto"/>
              <w:left w:val="single" w:sz="6" w:space="0" w:color="auto"/>
              <w:bottom w:val="single" w:sz="6" w:space="0" w:color="auto"/>
              <w:right w:val="single" w:sz="6" w:space="0" w:color="auto"/>
            </w:tcBorders>
          </w:tcPr>
          <w:p w:rsidR="00FE2D08" w:rsidRDefault="00FE2D08" w:rsidP="003F7018">
            <w:pPr>
              <w:spacing w:before="60"/>
              <w:rPr>
                <w:rFonts w:ascii="Arial" w:hAnsi="Arial" w:cs="Arial"/>
                <w:sz w:val="16"/>
              </w:rPr>
            </w:pPr>
            <w:r w:rsidRPr="00FE2D08">
              <w:rPr>
                <w:rFonts w:ascii="Arial" w:hAnsi="Arial" w:cs="Arial"/>
                <w:sz w:val="16"/>
              </w:rPr>
              <w:t>D_HWANGLEATCENTER_DEG_F32</w:t>
            </w:r>
          </w:p>
        </w:tc>
        <w:tc>
          <w:tcPr>
            <w:tcW w:w="2040" w:type="dxa"/>
            <w:tcBorders>
              <w:top w:val="single" w:sz="6" w:space="0" w:color="auto"/>
              <w:left w:val="single" w:sz="6" w:space="0" w:color="auto"/>
              <w:bottom w:val="single" w:sz="6" w:space="0" w:color="auto"/>
              <w:right w:val="single" w:sz="6" w:space="0" w:color="auto"/>
            </w:tcBorders>
          </w:tcPr>
          <w:p w:rsidR="00FE2D08" w:rsidRDefault="00FE2D08" w:rsidP="003F701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proofErr w:type="spellStart"/>
            <w:r>
              <w:rPr>
                <w:rFonts w:ascii="Arial" w:hAnsi="Arial" w:cs="Arial"/>
                <w:sz w:val="16"/>
              </w:rPr>
              <w:t>Deg</w:t>
            </w:r>
            <w:proofErr w:type="spellEnd"/>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Pr>
                <w:rFonts w:ascii="Arial" w:hAnsi="Arial" w:cs="Arial"/>
                <w:sz w:val="16"/>
              </w:rPr>
              <w:t>180</w:t>
            </w:r>
          </w:p>
        </w:tc>
      </w:tr>
      <w:tr w:rsidR="00FE2D08" w:rsidTr="00432BEC">
        <w:tc>
          <w:tcPr>
            <w:tcW w:w="3528" w:type="dxa"/>
            <w:tcBorders>
              <w:top w:val="single" w:sz="6" w:space="0" w:color="auto"/>
              <w:left w:val="single" w:sz="6" w:space="0" w:color="auto"/>
              <w:bottom w:val="single" w:sz="6" w:space="0" w:color="auto"/>
              <w:right w:val="single" w:sz="6" w:space="0" w:color="auto"/>
            </w:tcBorders>
          </w:tcPr>
          <w:p w:rsidR="00FE2D08" w:rsidRDefault="00FE2D08" w:rsidP="003F7018">
            <w:pPr>
              <w:spacing w:before="60"/>
              <w:rPr>
                <w:rFonts w:ascii="Arial" w:hAnsi="Arial" w:cs="Arial"/>
                <w:sz w:val="16"/>
              </w:rPr>
            </w:pPr>
            <w:r w:rsidRPr="00FE2D08">
              <w:rPr>
                <w:rFonts w:ascii="Arial" w:hAnsi="Arial" w:cs="Arial"/>
                <w:sz w:val="16"/>
              </w:rPr>
              <w:t>D_ANGLEZEROODDPARITY_CNT_U16</w:t>
            </w:r>
          </w:p>
        </w:tc>
        <w:tc>
          <w:tcPr>
            <w:tcW w:w="2040" w:type="dxa"/>
            <w:tcBorders>
              <w:top w:val="single" w:sz="6" w:space="0" w:color="auto"/>
              <w:left w:val="single" w:sz="6" w:space="0" w:color="auto"/>
              <w:bottom w:val="single" w:sz="6" w:space="0" w:color="auto"/>
              <w:right w:val="single" w:sz="6" w:space="0" w:color="auto"/>
            </w:tcBorders>
          </w:tcPr>
          <w:p w:rsidR="00FE2D08" w:rsidRDefault="00FE2D08" w:rsidP="003F701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Pr>
                <w:rFonts w:ascii="Arial" w:hAnsi="Arial" w:cs="Arial"/>
                <w:sz w:val="16"/>
              </w:rPr>
              <w:t>0x1000</w:t>
            </w:r>
          </w:p>
        </w:tc>
      </w:tr>
      <w:tr w:rsidR="00FE2D08" w:rsidTr="00432BEC">
        <w:tc>
          <w:tcPr>
            <w:tcW w:w="3528"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sidRPr="00FE2D08">
              <w:rPr>
                <w:rFonts w:ascii="Arial" w:hAnsi="Arial" w:cs="Arial"/>
                <w:sz w:val="16"/>
              </w:rPr>
              <w:t>D_ANGLEDATA_CNT_U08</w:t>
            </w:r>
          </w:p>
        </w:tc>
        <w:tc>
          <w:tcPr>
            <w:tcW w:w="204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Pr>
                <w:rFonts w:ascii="Arial" w:hAnsi="Arial" w:cs="Arial"/>
                <w:sz w:val="16"/>
              </w:rPr>
              <w:t>1</w:t>
            </w:r>
          </w:p>
        </w:tc>
      </w:tr>
      <w:tr w:rsidR="00FE2D08" w:rsidTr="00432BEC">
        <w:tc>
          <w:tcPr>
            <w:tcW w:w="3528"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sidRPr="00FE2D08">
              <w:rPr>
                <w:rFonts w:ascii="Arial" w:hAnsi="Arial" w:cs="Arial"/>
                <w:sz w:val="16"/>
              </w:rPr>
              <w:t>D_ERRORREG_CNT_U08</w:t>
            </w:r>
          </w:p>
        </w:tc>
        <w:tc>
          <w:tcPr>
            <w:tcW w:w="204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Pr>
                <w:rFonts w:ascii="Arial" w:hAnsi="Arial" w:cs="Arial"/>
                <w:sz w:val="16"/>
              </w:rPr>
              <w:t>3</w:t>
            </w:r>
          </w:p>
        </w:tc>
      </w:tr>
      <w:tr w:rsidR="00FE2D08" w:rsidTr="00432BEC">
        <w:tc>
          <w:tcPr>
            <w:tcW w:w="3528"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sidRPr="00FE2D08">
              <w:rPr>
                <w:rFonts w:ascii="Arial" w:hAnsi="Arial" w:cs="Arial"/>
                <w:sz w:val="16"/>
              </w:rPr>
              <w:t>D_EXTERRORREG_CNT_U08</w:t>
            </w:r>
          </w:p>
        </w:tc>
        <w:tc>
          <w:tcPr>
            <w:tcW w:w="204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FE2D08" w:rsidRDefault="00FE2D08" w:rsidP="00F957FA">
            <w:pPr>
              <w:spacing w:before="60"/>
              <w:rPr>
                <w:rFonts w:ascii="Arial" w:hAnsi="Arial" w:cs="Arial"/>
                <w:sz w:val="16"/>
              </w:rPr>
            </w:pPr>
            <w:r>
              <w:rPr>
                <w:rFonts w:ascii="Arial" w:hAnsi="Arial" w:cs="Arial"/>
                <w:sz w:val="16"/>
              </w:rPr>
              <w:t>4</w:t>
            </w:r>
          </w:p>
        </w:tc>
      </w:tr>
      <w:tr w:rsidR="00432BEC" w:rsidTr="00432BEC">
        <w:tc>
          <w:tcPr>
            <w:tcW w:w="3528" w:type="dxa"/>
            <w:tcBorders>
              <w:top w:val="single" w:sz="6" w:space="0" w:color="auto"/>
              <w:left w:val="single" w:sz="6" w:space="0" w:color="auto"/>
              <w:bottom w:val="single" w:sz="6" w:space="0" w:color="auto"/>
              <w:right w:val="single" w:sz="6" w:space="0" w:color="auto"/>
            </w:tcBorders>
          </w:tcPr>
          <w:p w:rsidR="00432BEC" w:rsidRPr="00FE2D08" w:rsidRDefault="00432BEC" w:rsidP="00F957FA">
            <w:pPr>
              <w:spacing w:before="60"/>
              <w:rPr>
                <w:rFonts w:ascii="Arial" w:hAnsi="Arial" w:cs="Arial"/>
                <w:sz w:val="16"/>
              </w:rPr>
            </w:pPr>
            <w:r w:rsidRPr="00432BEC">
              <w:rPr>
                <w:rFonts w:ascii="Arial" w:hAnsi="Arial" w:cs="Arial"/>
                <w:sz w:val="16"/>
              </w:rPr>
              <w:t>D_VERNIERLEVEL_CNT_U08</w:t>
            </w:r>
          </w:p>
        </w:tc>
        <w:tc>
          <w:tcPr>
            <w:tcW w:w="2040" w:type="dxa"/>
            <w:tcBorders>
              <w:top w:val="single" w:sz="6" w:space="0" w:color="auto"/>
              <w:left w:val="single" w:sz="6" w:space="0" w:color="auto"/>
              <w:bottom w:val="single" w:sz="6" w:space="0" w:color="auto"/>
              <w:right w:val="single" w:sz="6" w:space="0" w:color="auto"/>
            </w:tcBorders>
          </w:tcPr>
          <w:p w:rsidR="00432BEC" w:rsidRDefault="00432BE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432BEC" w:rsidRDefault="00432BEC"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432BEC" w:rsidRDefault="00432BEC" w:rsidP="00F957FA">
            <w:pPr>
              <w:spacing w:before="60"/>
              <w:rPr>
                <w:rFonts w:ascii="Arial" w:hAnsi="Arial" w:cs="Arial"/>
                <w:sz w:val="16"/>
              </w:rPr>
            </w:pPr>
            <w:r>
              <w:rPr>
                <w:rFonts w:ascii="Arial" w:hAnsi="Arial" w:cs="Arial"/>
                <w:sz w:val="16"/>
              </w:rPr>
              <w:t>0</w:t>
            </w:r>
          </w:p>
        </w:tc>
      </w:tr>
      <w:tr w:rsidR="00432BEC" w:rsidTr="00432BEC">
        <w:tc>
          <w:tcPr>
            <w:tcW w:w="3528" w:type="dxa"/>
            <w:tcBorders>
              <w:top w:val="single" w:sz="6" w:space="0" w:color="auto"/>
              <w:left w:val="single" w:sz="6" w:space="0" w:color="auto"/>
              <w:bottom w:val="single" w:sz="6" w:space="0" w:color="auto"/>
              <w:right w:val="single" w:sz="6" w:space="0" w:color="auto"/>
            </w:tcBorders>
          </w:tcPr>
          <w:p w:rsidR="00432BEC" w:rsidRPr="00FE2D08" w:rsidRDefault="00432BEC" w:rsidP="00F957FA">
            <w:pPr>
              <w:spacing w:before="60"/>
              <w:rPr>
                <w:rFonts w:ascii="Arial" w:hAnsi="Arial" w:cs="Arial"/>
                <w:sz w:val="16"/>
              </w:rPr>
            </w:pPr>
            <w:r w:rsidRPr="00432BEC">
              <w:rPr>
                <w:rFonts w:ascii="Arial" w:hAnsi="Arial" w:cs="Arial"/>
                <w:sz w:val="16"/>
              </w:rPr>
              <w:t>D_COLUMNREVS_CNT_U08</w:t>
            </w:r>
          </w:p>
        </w:tc>
        <w:tc>
          <w:tcPr>
            <w:tcW w:w="2040" w:type="dxa"/>
            <w:tcBorders>
              <w:top w:val="single" w:sz="6" w:space="0" w:color="auto"/>
              <w:left w:val="single" w:sz="6" w:space="0" w:color="auto"/>
              <w:bottom w:val="single" w:sz="6" w:space="0" w:color="auto"/>
              <w:right w:val="single" w:sz="6" w:space="0" w:color="auto"/>
            </w:tcBorders>
          </w:tcPr>
          <w:p w:rsidR="00432BEC" w:rsidRDefault="00432BE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432BEC" w:rsidRDefault="00432BEC"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432BEC" w:rsidRDefault="00432BEC" w:rsidP="00F957FA">
            <w:pPr>
              <w:spacing w:before="60"/>
              <w:rPr>
                <w:rFonts w:ascii="Arial" w:hAnsi="Arial" w:cs="Arial"/>
                <w:sz w:val="16"/>
              </w:rPr>
            </w:pPr>
            <w:r>
              <w:rPr>
                <w:rFonts w:ascii="Arial" w:hAnsi="Arial" w:cs="Arial"/>
                <w:sz w:val="16"/>
              </w:rPr>
              <w:t>1</w:t>
            </w:r>
          </w:p>
        </w:tc>
      </w:tr>
      <w:tr w:rsidR="00432BEC" w:rsidTr="00432BEC">
        <w:tc>
          <w:tcPr>
            <w:tcW w:w="3528" w:type="dxa"/>
            <w:tcBorders>
              <w:top w:val="single" w:sz="6" w:space="0" w:color="auto"/>
              <w:left w:val="single" w:sz="6" w:space="0" w:color="auto"/>
              <w:bottom w:val="single" w:sz="6" w:space="0" w:color="auto"/>
              <w:right w:val="single" w:sz="6" w:space="0" w:color="auto"/>
            </w:tcBorders>
          </w:tcPr>
          <w:p w:rsidR="00432BEC" w:rsidRPr="00FE2D08" w:rsidRDefault="00432BEC" w:rsidP="00F957FA">
            <w:pPr>
              <w:spacing w:before="60"/>
              <w:rPr>
                <w:rFonts w:ascii="Arial" w:hAnsi="Arial" w:cs="Arial"/>
                <w:sz w:val="16"/>
              </w:rPr>
            </w:pPr>
            <w:r w:rsidRPr="00432BEC">
              <w:rPr>
                <w:rFonts w:ascii="Arial" w:hAnsi="Arial" w:cs="Arial"/>
                <w:sz w:val="16"/>
              </w:rPr>
              <w:t>D_SPURREVS_CNT_U08</w:t>
            </w:r>
          </w:p>
        </w:tc>
        <w:tc>
          <w:tcPr>
            <w:tcW w:w="2040" w:type="dxa"/>
            <w:tcBorders>
              <w:top w:val="single" w:sz="6" w:space="0" w:color="auto"/>
              <w:left w:val="single" w:sz="6" w:space="0" w:color="auto"/>
              <w:bottom w:val="single" w:sz="6" w:space="0" w:color="auto"/>
              <w:right w:val="single" w:sz="6" w:space="0" w:color="auto"/>
            </w:tcBorders>
          </w:tcPr>
          <w:p w:rsidR="00432BEC" w:rsidRDefault="00432BE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432BEC" w:rsidRDefault="00432BEC"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432BEC" w:rsidRDefault="00432BEC" w:rsidP="00F957FA">
            <w:pPr>
              <w:spacing w:before="60"/>
              <w:rPr>
                <w:rFonts w:ascii="Arial" w:hAnsi="Arial" w:cs="Arial"/>
                <w:sz w:val="16"/>
              </w:rPr>
            </w:pPr>
            <w:r>
              <w:rPr>
                <w:rFonts w:ascii="Arial" w:hAnsi="Arial" w:cs="Arial"/>
                <w:sz w:val="16"/>
              </w:rPr>
              <w:t>2</w:t>
            </w:r>
          </w:p>
        </w:tc>
      </w:tr>
      <w:tr w:rsidR="00CB7921" w:rsidTr="00432BEC">
        <w:tc>
          <w:tcPr>
            <w:tcW w:w="3528" w:type="dxa"/>
            <w:tcBorders>
              <w:top w:val="single" w:sz="6" w:space="0" w:color="auto"/>
              <w:left w:val="single" w:sz="6" w:space="0" w:color="auto"/>
              <w:bottom w:val="single" w:sz="6" w:space="0" w:color="auto"/>
              <w:right w:val="single" w:sz="6" w:space="0" w:color="auto"/>
            </w:tcBorders>
          </w:tcPr>
          <w:p w:rsidR="00CB7921" w:rsidRPr="00432BEC" w:rsidRDefault="00CB7921" w:rsidP="00F957FA">
            <w:pPr>
              <w:spacing w:before="60"/>
              <w:rPr>
                <w:rFonts w:ascii="Arial" w:hAnsi="Arial" w:cs="Arial"/>
                <w:sz w:val="16"/>
              </w:rPr>
            </w:pPr>
            <w:r w:rsidRPr="00CB7921">
              <w:rPr>
                <w:rFonts w:ascii="Arial" w:hAnsi="Arial" w:cs="Arial"/>
                <w:sz w:val="16"/>
              </w:rPr>
              <w:t>D_COLSPURTBLXSIZE_CNT_U08</w:t>
            </w:r>
          </w:p>
        </w:tc>
        <w:tc>
          <w:tcPr>
            <w:tcW w:w="2040" w:type="dxa"/>
            <w:tcBorders>
              <w:top w:val="single" w:sz="6" w:space="0" w:color="auto"/>
              <w:left w:val="single" w:sz="6" w:space="0" w:color="auto"/>
              <w:bottom w:val="single" w:sz="6" w:space="0" w:color="auto"/>
              <w:right w:val="single" w:sz="6" w:space="0" w:color="auto"/>
            </w:tcBorders>
          </w:tcPr>
          <w:p w:rsidR="00CB7921" w:rsidRDefault="00CB792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CB7921" w:rsidRDefault="00CB792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CB7921" w:rsidRDefault="00CB7921" w:rsidP="00F957FA">
            <w:pPr>
              <w:spacing w:before="60"/>
              <w:rPr>
                <w:rFonts w:ascii="Arial" w:hAnsi="Arial" w:cs="Arial"/>
                <w:sz w:val="16"/>
              </w:rPr>
            </w:pPr>
            <w:r>
              <w:rPr>
                <w:rFonts w:ascii="Arial" w:hAnsi="Arial" w:cs="Arial"/>
                <w:sz w:val="16"/>
              </w:rPr>
              <w:t>17</w:t>
            </w:r>
          </w:p>
        </w:tc>
      </w:tr>
      <w:tr w:rsidR="00CB7921" w:rsidTr="00432BEC">
        <w:tc>
          <w:tcPr>
            <w:tcW w:w="3528" w:type="dxa"/>
            <w:tcBorders>
              <w:top w:val="single" w:sz="6" w:space="0" w:color="auto"/>
              <w:left w:val="single" w:sz="6" w:space="0" w:color="auto"/>
              <w:bottom w:val="single" w:sz="6" w:space="0" w:color="auto"/>
              <w:right w:val="single" w:sz="6" w:space="0" w:color="auto"/>
            </w:tcBorders>
          </w:tcPr>
          <w:p w:rsidR="00CB7921" w:rsidRPr="00432BEC" w:rsidRDefault="00CB7921" w:rsidP="00F957FA">
            <w:pPr>
              <w:spacing w:before="60"/>
              <w:rPr>
                <w:rFonts w:ascii="Arial" w:hAnsi="Arial" w:cs="Arial"/>
                <w:sz w:val="16"/>
              </w:rPr>
            </w:pPr>
            <w:r w:rsidRPr="00CB7921">
              <w:rPr>
                <w:rFonts w:ascii="Arial" w:hAnsi="Arial" w:cs="Arial"/>
                <w:sz w:val="16"/>
              </w:rPr>
              <w:t>D_DUALSPURTBLXSIZE_CNT_U08</w:t>
            </w:r>
          </w:p>
        </w:tc>
        <w:tc>
          <w:tcPr>
            <w:tcW w:w="2040" w:type="dxa"/>
            <w:tcBorders>
              <w:top w:val="single" w:sz="6" w:space="0" w:color="auto"/>
              <w:left w:val="single" w:sz="6" w:space="0" w:color="auto"/>
              <w:bottom w:val="single" w:sz="6" w:space="0" w:color="auto"/>
              <w:right w:val="single" w:sz="6" w:space="0" w:color="auto"/>
            </w:tcBorders>
          </w:tcPr>
          <w:p w:rsidR="00CB7921" w:rsidRDefault="00CB792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CB7921" w:rsidRDefault="00CB792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CB7921" w:rsidRDefault="00CB7921" w:rsidP="00F957FA">
            <w:pPr>
              <w:spacing w:before="60"/>
              <w:rPr>
                <w:rFonts w:ascii="Arial" w:hAnsi="Arial" w:cs="Arial"/>
                <w:sz w:val="16"/>
              </w:rPr>
            </w:pPr>
            <w:r>
              <w:rPr>
                <w:rFonts w:ascii="Arial" w:hAnsi="Arial" w:cs="Arial"/>
                <w:sz w:val="16"/>
              </w:rPr>
              <w:t>2</w:t>
            </w:r>
            <w:r w:rsidR="00EC1B47">
              <w:rPr>
                <w:rFonts w:ascii="Arial" w:hAnsi="Arial" w:cs="Arial"/>
                <w:sz w:val="16"/>
              </w:rPr>
              <w:t>2</w:t>
            </w:r>
          </w:p>
        </w:tc>
      </w:tr>
      <w:tr w:rsidR="00AD57CD" w:rsidTr="00432BEC">
        <w:tc>
          <w:tcPr>
            <w:tcW w:w="3528" w:type="dxa"/>
            <w:tcBorders>
              <w:top w:val="single" w:sz="6" w:space="0" w:color="auto"/>
              <w:left w:val="single" w:sz="6" w:space="0" w:color="auto"/>
              <w:bottom w:val="single" w:sz="6" w:space="0" w:color="auto"/>
              <w:right w:val="single" w:sz="6" w:space="0" w:color="auto"/>
            </w:tcBorders>
          </w:tcPr>
          <w:p w:rsidR="00AD57CD" w:rsidRPr="00432BEC" w:rsidRDefault="00AD57CD" w:rsidP="00F957FA">
            <w:pPr>
              <w:spacing w:before="60"/>
              <w:rPr>
                <w:rFonts w:ascii="Arial" w:hAnsi="Arial" w:cs="Arial"/>
                <w:sz w:val="16"/>
              </w:rPr>
            </w:pPr>
            <w:r w:rsidRPr="00AD57CD">
              <w:rPr>
                <w:rFonts w:ascii="Arial" w:hAnsi="Arial" w:cs="Arial"/>
                <w:sz w:val="16"/>
              </w:rPr>
              <w:t>D_MAXHWPOS_HWDEG_F32</w:t>
            </w:r>
          </w:p>
        </w:tc>
        <w:tc>
          <w:tcPr>
            <w:tcW w:w="2040" w:type="dxa"/>
            <w:tcBorders>
              <w:top w:val="single" w:sz="6" w:space="0" w:color="auto"/>
              <w:left w:val="single" w:sz="6" w:space="0" w:color="auto"/>
              <w:bottom w:val="single" w:sz="6" w:space="0" w:color="auto"/>
              <w:right w:val="single" w:sz="6" w:space="0" w:color="auto"/>
            </w:tcBorders>
          </w:tcPr>
          <w:p w:rsidR="00AD57CD" w:rsidRDefault="00AD57CD"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D57CD" w:rsidRDefault="00AD57CD"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AD57CD" w:rsidRDefault="00946B13" w:rsidP="00F957FA">
            <w:pPr>
              <w:spacing w:before="60"/>
              <w:rPr>
                <w:rFonts w:ascii="Arial" w:hAnsi="Arial" w:cs="Arial"/>
                <w:sz w:val="16"/>
              </w:rPr>
            </w:pPr>
            <w:r>
              <w:rPr>
                <w:rFonts w:ascii="Arial" w:hAnsi="Arial" w:cs="Arial"/>
                <w:sz w:val="16"/>
              </w:rPr>
              <w:t>9</w:t>
            </w:r>
            <w:r w:rsidR="00AD57CD">
              <w:rPr>
                <w:rFonts w:ascii="Arial" w:hAnsi="Arial" w:cs="Arial"/>
                <w:sz w:val="16"/>
              </w:rPr>
              <w:t>00</w:t>
            </w:r>
          </w:p>
        </w:tc>
      </w:tr>
      <w:tr w:rsidR="00717C9B" w:rsidTr="00432BEC">
        <w:tc>
          <w:tcPr>
            <w:tcW w:w="3528" w:type="dxa"/>
            <w:tcBorders>
              <w:top w:val="single" w:sz="6" w:space="0" w:color="auto"/>
              <w:left w:val="single" w:sz="6" w:space="0" w:color="auto"/>
              <w:bottom w:val="single" w:sz="6" w:space="0" w:color="auto"/>
              <w:right w:val="single" w:sz="6" w:space="0" w:color="auto"/>
            </w:tcBorders>
          </w:tcPr>
          <w:p w:rsidR="00717C9B" w:rsidRPr="00DD2895" w:rsidRDefault="00717C9B" w:rsidP="00F957FA">
            <w:pPr>
              <w:spacing w:before="60"/>
              <w:rPr>
                <w:rFonts w:ascii="Arial" w:hAnsi="Arial" w:cs="Arial"/>
                <w:sz w:val="16"/>
              </w:rPr>
            </w:pPr>
            <w:r w:rsidRPr="00717C9B">
              <w:rPr>
                <w:rFonts w:ascii="Arial" w:hAnsi="Arial" w:cs="Arial"/>
                <w:sz w:val="16"/>
              </w:rPr>
              <w:t>D_TRIMCOMPLETE_CNT_U16</w:t>
            </w:r>
          </w:p>
        </w:tc>
        <w:tc>
          <w:tcPr>
            <w:tcW w:w="2040" w:type="dxa"/>
            <w:tcBorders>
              <w:top w:val="single" w:sz="6" w:space="0" w:color="auto"/>
              <w:left w:val="single" w:sz="6" w:space="0" w:color="auto"/>
              <w:bottom w:val="single" w:sz="6" w:space="0" w:color="auto"/>
              <w:right w:val="single" w:sz="6" w:space="0" w:color="auto"/>
            </w:tcBorders>
          </w:tcPr>
          <w:p w:rsidR="00717C9B" w:rsidRDefault="00717C9B"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17C9B" w:rsidRDefault="00717C9B"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717C9B" w:rsidRDefault="00717C9B" w:rsidP="00F957FA">
            <w:pPr>
              <w:spacing w:before="60"/>
              <w:rPr>
                <w:rFonts w:ascii="Arial" w:hAnsi="Arial" w:cs="Arial"/>
                <w:sz w:val="16"/>
              </w:rPr>
            </w:pPr>
            <w:r>
              <w:rPr>
                <w:rFonts w:ascii="Arial" w:hAnsi="Arial" w:cs="Arial"/>
                <w:sz w:val="16"/>
              </w:rPr>
              <w:t>1</w:t>
            </w:r>
          </w:p>
        </w:tc>
      </w:tr>
      <w:tr w:rsidR="00DD2895" w:rsidTr="00432BEC">
        <w:tc>
          <w:tcPr>
            <w:tcW w:w="3528" w:type="dxa"/>
            <w:tcBorders>
              <w:top w:val="single" w:sz="6" w:space="0" w:color="auto"/>
              <w:left w:val="single" w:sz="6" w:space="0" w:color="auto"/>
              <w:bottom w:val="single" w:sz="6" w:space="0" w:color="auto"/>
              <w:right w:val="single" w:sz="6" w:space="0" w:color="auto"/>
            </w:tcBorders>
          </w:tcPr>
          <w:p w:rsidR="00DD2895" w:rsidRPr="00AD57CD" w:rsidRDefault="00DD2895" w:rsidP="00F957FA">
            <w:pPr>
              <w:spacing w:before="60"/>
              <w:rPr>
                <w:rFonts w:ascii="Arial" w:hAnsi="Arial" w:cs="Arial"/>
                <w:sz w:val="16"/>
              </w:rPr>
            </w:pPr>
            <w:r w:rsidRPr="00DD2895">
              <w:rPr>
                <w:rFonts w:ascii="Arial" w:hAnsi="Arial" w:cs="Arial"/>
                <w:sz w:val="16"/>
              </w:rPr>
              <w:t>D_TRIMNOTCOMPLETE_CNT_U16</w:t>
            </w:r>
          </w:p>
        </w:tc>
        <w:tc>
          <w:tcPr>
            <w:tcW w:w="2040" w:type="dxa"/>
            <w:tcBorders>
              <w:top w:val="single" w:sz="6" w:space="0" w:color="auto"/>
              <w:left w:val="single" w:sz="6" w:space="0" w:color="auto"/>
              <w:bottom w:val="single" w:sz="6" w:space="0" w:color="auto"/>
              <w:right w:val="single" w:sz="6" w:space="0" w:color="auto"/>
            </w:tcBorders>
          </w:tcPr>
          <w:p w:rsidR="00DD2895" w:rsidRDefault="00DD289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D2895" w:rsidRDefault="00DD289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DD2895" w:rsidRDefault="00DD2895" w:rsidP="00F957FA">
            <w:pPr>
              <w:spacing w:before="60"/>
              <w:rPr>
                <w:rFonts w:ascii="Arial" w:hAnsi="Arial" w:cs="Arial"/>
                <w:sz w:val="16"/>
              </w:rPr>
            </w:pPr>
            <w:r>
              <w:rPr>
                <w:rFonts w:ascii="Arial" w:hAnsi="Arial" w:cs="Arial"/>
                <w:sz w:val="16"/>
              </w:rPr>
              <w:t>4488</w:t>
            </w:r>
          </w:p>
        </w:tc>
      </w:tr>
      <w:tr w:rsidR="002F7118" w:rsidTr="00432BEC">
        <w:tc>
          <w:tcPr>
            <w:tcW w:w="3528" w:type="dxa"/>
            <w:tcBorders>
              <w:top w:val="single" w:sz="6" w:space="0" w:color="auto"/>
              <w:left w:val="single" w:sz="6" w:space="0" w:color="auto"/>
              <w:bottom w:val="single" w:sz="6" w:space="0" w:color="auto"/>
              <w:right w:val="single" w:sz="6" w:space="0" w:color="auto"/>
            </w:tcBorders>
          </w:tcPr>
          <w:p w:rsidR="002F7118" w:rsidRPr="00DD2895" w:rsidRDefault="002F7118" w:rsidP="00F957FA">
            <w:pPr>
              <w:spacing w:before="60"/>
              <w:rPr>
                <w:rFonts w:ascii="Arial" w:hAnsi="Arial" w:cs="Arial"/>
                <w:sz w:val="16"/>
              </w:rPr>
            </w:pPr>
            <w:r w:rsidRPr="002F7118">
              <w:rPr>
                <w:rFonts w:ascii="Arial" w:hAnsi="Arial" w:cs="Arial"/>
                <w:sz w:val="16"/>
              </w:rPr>
              <w:t>D_VERNIERLEVELNO_CNT_U08</w:t>
            </w:r>
          </w:p>
        </w:tc>
        <w:tc>
          <w:tcPr>
            <w:tcW w:w="2040" w:type="dxa"/>
            <w:tcBorders>
              <w:top w:val="single" w:sz="6" w:space="0" w:color="auto"/>
              <w:left w:val="single" w:sz="6" w:space="0" w:color="auto"/>
              <w:bottom w:val="single" w:sz="6" w:space="0" w:color="auto"/>
              <w:right w:val="single" w:sz="6" w:space="0" w:color="auto"/>
            </w:tcBorders>
          </w:tcPr>
          <w:p w:rsidR="002F7118" w:rsidRDefault="002F711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2F7118" w:rsidRDefault="002F7118"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2F7118" w:rsidRDefault="002F7118" w:rsidP="00F957FA">
            <w:pPr>
              <w:spacing w:before="60"/>
              <w:rPr>
                <w:rFonts w:ascii="Arial" w:hAnsi="Arial" w:cs="Arial"/>
                <w:sz w:val="16"/>
              </w:rPr>
            </w:pPr>
            <w:r>
              <w:rPr>
                <w:rFonts w:ascii="Arial" w:hAnsi="Arial" w:cs="Arial"/>
                <w:sz w:val="16"/>
              </w:rPr>
              <w:t>3</w:t>
            </w:r>
          </w:p>
        </w:tc>
      </w:tr>
      <w:tr w:rsidR="002F7118" w:rsidTr="00432BEC">
        <w:tc>
          <w:tcPr>
            <w:tcW w:w="3528" w:type="dxa"/>
            <w:tcBorders>
              <w:top w:val="single" w:sz="6" w:space="0" w:color="auto"/>
              <w:left w:val="single" w:sz="6" w:space="0" w:color="auto"/>
              <w:bottom w:val="single" w:sz="6" w:space="0" w:color="auto"/>
              <w:right w:val="single" w:sz="6" w:space="0" w:color="auto"/>
            </w:tcBorders>
          </w:tcPr>
          <w:p w:rsidR="002F7118" w:rsidRPr="00D92241" w:rsidRDefault="00760B85" w:rsidP="00760B85">
            <w:pPr>
              <w:spacing w:before="60"/>
              <w:rPr>
                <w:rFonts w:ascii="Arial" w:hAnsi="Arial" w:cs="Arial"/>
                <w:sz w:val="16"/>
              </w:rPr>
            </w:pPr>
            <w:r w:rsidRPr="00D92241">
              <w:rPr>
                <w:rFonts w:ascii="Arial" w:hAnsi="Arial" w:cs="Arial"/>
                <w:sz w:val="16"/>
              </w:rPr>
              <w:t>D_I2CHWTRIMTRANSCNT_ULS_U08</w:t>
            </w:r>
          </w:p>
        </w:tc>
        <w:tc>
          <w:tcPr>
            <w:tcW w:w="2040" w:type="dxa"/>
            <w:tcBorders>
              <w:top w:val="single" w:sz="6" w:space="0" w:color="auto"/>
              <w:left w:val="single" w:sz="6" w:space="0" w:color="auto"/>
              <w:bottom w:val="single" w:sz="6" w:space="0" w:color="auto"/>
              <w:right w:val="single" w:sz="6" w:space="0" w:color="auto"/>
            </w:tcBorders>
          </w:tcPr>
          <w:p w:rsidR="002F7118" w:rsidRPr="00D92241" w:rsidRDefault="00760B85" w:rsidP="00F957FA">
            <w:pPr>
              <w:spacing w:before="60"/>
              <w:rPr>
                <w:rFonts w:ascii="Arial" w:hAnsi="Arial" w:cs="Arial"/>
                <w:sz w:val="16"/>
              </w:rPr>
            </w:pPr>
            <w:r w:rsidRPr="00D92241">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2F7118" w:rsidRPr="00D92241" w:rsidRDefault="00760B85" w:rsidP="00F957FA">
            <w:pPr>
              <w:spacing w:before="60"/>
              <w:rPr>
                <w:rFonts w:ascii="Arial" w:hAnsi="Arial" w:cs="Arial"/>
                <w:sz w:val="16"/>
              </w:rPr>
            </w:pPr>
            <w:proofErr w:type="spellStart"/>
            <w:r w:rsidRPr="00D92241">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2F7118" w:rsidRPr="00D92241" w:rsidRDefault="00760B85" w:rsidP="00F957FA">
            <w:pPr>
              <w:spacing w:before="60"/>
              <w:rPr>
                <w:rFonts w:ascii="Arial" w:hAnsi="Arial" w:cs="Arial"/>
                <w:sz w:val="16"/>
              </w:rPr>
            </w:pPr>
            <w:r w:rsidRPr="00D92241">
              <w:rPr>
                <w:rFonts w:ascii="Arial" w:hAnsi="Arial" w:cs="Arial"/>
                <w:sz w:val="16"/>
              </w:rPr>
              <w:t>6</w:t>
            </w:r>
          </w:p>
        </w:tc>
      </w:tr>
      <w:tr w:rsidR="00352761" w:rsidTr="00432BEC">
        <w:tc>
          <w:tcPr>
            <w:tcW w:w="3528" w:type="dxa"/>
            <w:tcBorders>
              <w:top w:val="single" w:sz="6" w:space="0" w:color="auto"/>
              <w:left w:val="single" w:sz="6" w:space="0" w:color="auto"/>
              <w:bottom w:val="single" w:sz="6" w:space="0" w:color="auto"/>
              <w:right w:val="single" w:sz="6" w:space="0" w:color="auto"/>
            </w:tcBorders>
          </w:tcPr>
          <w:p w:rsidR="00352761" w:rsidRPr="00D92241" w:rsidRDefault="00352761" w:rsidP="00760B85">
            <w:pPr>
              <w:spacing w:before="60"/>
              <w:rPr>
                <w:rFonts w:ascii="Arial" w:hAnsi="Arial" w:cs="Arial"/>
                <w:sz w:val="16"/>
              </w:rPr>
            </w:pPr>
            <w:r w:rsidRPr="00352761">
              <w:rPr>
                <w:rFonts w:ascii="Arial" w:hAnsi="Arial" w:cs="Arial"/>
                <w:sz w:val="16"/>
              </w:rPr>
              <w:t>D_I2CHWORIGINALSENSOR_CNT_U16</w:t>
            </w:r>
          </w:p>
        </w:tc>
        <w:tc>
          <w:tcPr>
            <w:tcW w:w="2040" w:type="dxa"/>
            <w:tcBorders>
              <w:top w:val="single" w:sz="6" w:space="0" w:color="auto"/>
              <w:left w:val="single" w:sz="6" w:space="0" w:color="auto"/>
              <w:bottom w:val="single" w:sz="6" w:space="0" w:color="auto"/>
              <w:right w:val="single" w:sz="6" w:space="0" w:color="auto"/>
            </w:tcBorders>
          </w:tcPr>
          <w:p w:rsidR="00352761" w:rsidRPr="00D92241" w:rsidRDefault="0035276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352761" w:rsidRPr="00D92241" w:rsidRDefault="0035276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352761" w:rsidRPr="00D92241" w:rsidRDefault="00352761" w:rsidP="00F957FA">
            <w:pPr>
              <w:spacing w:before="60"/>
              <w:rPr>
                <w:rFonts w:ascii="Arial" w:hAnsi="Arial" w:cs="Arial"/>
                <w:sz w:val="16"/>
              </w:rPr>
            </w:pPr>
            <w:r>
              <w:rPr>
                <w:rFonts w:ascii="Arial" w:hAnsi="Arial" w:cs="Arial"/>
                <w:sz w:val="16"/>
              </w:rPr>
              <w:t>0</w:t>
            </w:r>
          </w:p>
        </w:tc>
      </w:tr>
      <w:tr w:rsidR="00352761" w:rsidTr="00432BEC">
        <w:tc>
          <w:tcPr>
            <w:tcW w:w="3528" w:type="dxa"/>
            <w:tcBorders>
              <w:top w:val="single" w:sz="6" w:space="0" w:color="auto"/>
              <w:left w:val="single" w:sz="6" w:space="0" w:color="auto"/>
              <w:bottom w:val="single" w:sz="6" w:space="0" w:color="auto"/>
              <w:right w:val="single" w:sz="6" w:space="0" w:color="auto"/>
            </w:tcBorders>
          </w:tcPr>
          <w:p w:rsidR="00352761" w:rsidRPr="00D92241" w:rsidRDefault="00352761" w:rsidP="00760B85">
            <w:pPr>
              <w:spacing w:before="60"/>
              <w:rPr>
                <w:rFonts w:ascii="Arial" w:hAnsi="Arial" w:cs="Arial"/>
                <w:sz w:val="16"/>
              </w:rPr>
            </w:pPr>
            <w:r w:rsidRPr="00352761">
              <w:rPr>
                <w:rFonts w:ascii="Arial" w:hAnsi="Arial" w:cs="Arial"/>
                <w:sz w:val="16"/>
              </w:rPr>
              <w:t>D_I2CHWTRIMINSENSOR_CNT_U16</w:t>
            </w:r>
          </w:p>
        </w:tc>
        <w:tc>
          <w:tcPr>
            <w:tcW w:w="2040" w:type="dxa"/>
            <w:tcBorders>
              <w:top w:val="single" w:sz="6" w:space="0" w:color="auto"/>
              <w:left w:val="single" w:sz="6" w:space="0" w:color="auto"/>
              <w:bottom w:val="single" w:sz="6" w:space="0" w:color="auto"/>
              <w:right w:val="single" w:sz="6" w:space="0" w:color="auto"/>
            </w:tcBorders>
          </w:tcPr>
          <w:p w:rsidR="00352761" w:rsidRPr="00D92241" w:rsidRDefault="0035276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352761" w:rsidRPr="00D92241" w:rsidRDefault="0035276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352761" w:rsidRPr="00D92241" w:rsidRDefault="00352761" w:rsidP="00F957FA">
            <w:pPr>
              <w:spacing w:before="60"/>
              <w:rPr>
                <w:rFonts w:ascii="Arial" w:hAnsi="Arial" w:cs="Arial"/>
                <w:sz w:val="16"/>
              </w:rPr>
            </w:pPr>
            <w:r>
              <w:rPr>
                <w:rFonts w:ascii="Arial" w:hAnsi="Arial" w:cs="Arial"/>
                <w:sz w:val="16"/>
              </w:rPr>
              <w:t>1</w:t>
            </w:r>
          </w:p>
        </w:tc>
      </w:tr>
      <w:tr w:rsidR="00352761" w:rsidTr="00432BEC">
        <w:tc>
          <w:tcPr>
            <w:tcW w:w="3528" w:type="dxa"/>
            <w:tcBorders>
              <w:top w:val="single" w:sz="6" w:space="0" w:color="auto"/>
              <w:left w:val="single" w:sz="6" w:space="0" w:color="auto"/>
              <w:bottom w:val="single" w:sz="6" w:space="0" w:color="auto"/>
              <w:right w:val="single" w:sz="6" w:space="0" w:color="auto"/>
            </w:tcBorders>
          </w:tcPr>
          <w:p w:rsidR="00352761" w:rsidRPr="00D92241" w:rsidRDefault="00352761" w:rsidP="00760B85">
            <w:pPr>
              <w:spacing w:before="60"/>
              <w:rPr>
                <w:rFonts w:ascii="Arial" w:hAnsi="Arial" w:cs="Arial"/>
                <w:sz w:val="16"/>
              </w:rPr>
            </w:pPr>
            <w:r w:rsidRPr="00352761">
              <w:rPr>
                <w:rFonts w:ascii="Arial" w:hAnsi="Arial" w:cs="Arial"/>
                <w:sz w:val="16"/>
              </w:rPr>
              <w:t>D_I2CHWDUALSPURSENSOR_CNT_U16</w:t>
            </w:r>
          </w:p>
        </w:tc>
        <w:tc>
          <w:tcPr>
            <w:tcW w:w="2040" w:type="dxa"/>
            <w:tcBorders>
              <w:top w:val="single" w:sz="6" w:space="0" w:color="auto"/>
              <w:left w:val="single" w:sz="6" w:space="0" w:color="auto"/>
              <w:bottom w:val="single" w:sz="6" w:space="0" w:color="auto"/>
              <w:right w:val="single" w:sz="6" w:space="0" w:color="auto"/>
            </w:tcBorders>
          </w:tcPr>
          <w:p w:rsidR="00352761" w:rsidRPr="00D92241" w:rsidRDefault="0035276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352761" w:rsidRPr="00D92241" w:rsidRDefault="0035276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352761" w:rsidRPr="00D92241" w:rsidRDefault="00352761" w:rsidP="00F957FA">
            <w:pPr>
              <w:spacing w:before="60"/>
              <w:rPr>
                <w:rFonts w:ascii="Arial" w:hAnsi="Arial" w:cs="Arial"/>
                <w:sz w:val="16"/>
              </w:rPr>
            </w:pPr>
            <w:r>
              <w:rPr>
                <w:rFonts w:ascii="Arial" w:hAnsi="Arial" w:cs="Arial"/>
                <w:sz w:val="16"/>
              </w:rPr>
              <w:t>2</w:t>
            </w:r>
          </w:p>
        </w:tc>
      </w:tr>
      <w:tr w:rsidR="00EC1B47" w:rsidTr="00432BEC">
        <w:tc>
          <w:tcPr>
            <w:tcW w:w="3528" w:type="dxa"/>
            <w:tcBorders>
              <w:top w:val="single" w:sz="6" w:space="0" w:color="auto"/>
              <w:left w:val="single" w:sz="6" w:space="0" w:color="auto"/>
              <w:bottom w:val="single" w:sz="6" w:space="0" w:color="auto"/>
              <w:right w:val="single" w:sz="6" w:space="0" w:color="auto"/>
            </w:tcBorders>
          </w:tcPr>
          <w:p w:rsidR="00EC1B47" w:rsidRPr="00352761" w:rsidRDefault="00EC1B47" w:rsidP="00760B85">
            <w:pPr>
              <w:spacing w:before="60"/>
              <w:rPr>
                <w:rFonts w:ascii="Arial" w:hAnsi="Arial" w:cs="Arial"/>
                <w:sz w:val="16"/>
              </w:rPr>
            </w:pPr>
            <w:r w:rsidRPr="00EC1B47">
              <w:rPr>
                <w:rFonts w:ascii="Arial" w:hAnsi="Arial" w:cs="Arial"/>
                <w:sz w:val="16"/>
              </w:rPr>
              <w:t>D_DUALSPURRATIO_ULS_F32</w:t>
            </w:r>
          </w:p>
        </w:tc>
        <w:tc>
          <w:tcPr>
            <w:tcW w:w="2040" w:type="dxa"/>
            <w:tcBorders>
              <w:top w:val="single" w:sz="6" w:space="0" w:color="auto"/>
              <w:left w:val="single" w:sz="6" w:space="0" w:color="auto"/>
              <w:bottom w:val="single" w:sz="6" w:space="0" w:color="auto"/>
              <w:right w:val="single" w:sz="6" w:space="0" w:color="auto"/>
            </w:tcBorders>
          </w:tcPr>
          <w:p w:rsidR="00EC1B47" w:rsidRDefault="00EC1B4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EC1B47" w:rsidRDefault="00EC1B47"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EC1B47" w:rsidRDefault="00EC1B47" w:rsidP="00F957FA">
            <w:pPr>
              <w:spacing w:before="60"/>
              <w:rPr>
                <w:rFonts w:ascii="Arial" w:hAnsi="Arial" w:cs="Arial"/>
                <w:sz w:val="16"/>
              </w:rPr>
            </w:pPr>
            <w:r>
              <w:rPr>
                <w:rFonts w:ascii="Arial" w:hAnsi="Arial" w:cs="Arial"/>
                <w:sz w:val="16"/>
              </w:rPr>
              <w:t>2</w:t>
            </w:r>
          </w:p>
        </w:tc>
      </w:tr>
      <w:tr w:rsidR="00EC1B47" w:rsidTr="00432BEC">
        <w:tc>
          <w:tcPr>
            <w:tcW w:w="3528" w:type="dxa"/>
            <w:tcBorders>
              <w:top w:val="single" w:sz="6" w:space="0" w:color="auto"/>
              <w:left w:val="single" w:sz="6" w:space="0" w:color="auto"/>
              <w:bottom w:val="single" w:sz="6" w:space="0" w:color="auto"/>
              <w:right w:val="single" w:sz="6" w:space="0" w:color="auto"/>
            </w:tcBorders>
          </w:tcPr>
          <w:p w:rsidR="00EC1B47" w:rsidRPr="00EC1B47" w:rsidRDefault="00EC1B47" w:rsidP="00760B85">
            <w:pPr>
              <w:spacing w:before="60"/>
              <w:rPr>
                <w:rFonts w:ascii="Arial" w:hAnsi="Arial" w:cs="Arial"/>
                <w:sz w:val="16"/>
              </w:rPr>
            </w:pPr>
            <w:r w:rsidRPr="00EC1B47">
              <w:rPr>
                <w:rFonts w:ascii="Arial" w:hAnsi="Arial" w:cs="Arial"/>
                <w:sz w:val="16"/>
              </w:rPr>
              <w:t>D_I2HW11TO10TRATIO_ULS_F32</w:t>
            </w:r>
          </w:p>
        </w:tc>
        <w:tc>
          <w:tcPr>
            <w:tcW w:w="2040" w:type="dxa"/>
            <w:tcBorders>
              <w:top w:val="single" w:sz="6" w:space="0" w:color="auto"/>
              <w:left w:val="single" w:sz="6" w:space="0" w:color="auto"/>
              <w:bottom w:val="single" w:sz="6" w:space="0" w:color="auto"/>
              <w:right w:val="single" w:sz="6" w:space="0" w:color="auto"/>
            </w:tcBorders>
          </w:tcPr>
          <w:p w:rsidR="00EC1B47" w:rsidRDefault="00EC1B4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EC1B47" w:rsidRDefault="00EC1B47"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EC1B47" w:rsidRDefault="00EC1B47" w:rsidP="00F957FA">
            <w:pPr>
              <w:spacing w:before="60"/>
              <w:rPr>
                <w:rFonts w:ascii="Arial" w:hAnsi="Arial" w:cs="Arial"/>
                <w:sz w:val="16"/>
              </w:rPr>
            </w:pPr>
            <w:r>
              <w:rPr>
                <w:rFonts w:ascii="Arial" w:hAnsi="Arial" w:cs="Arial"/>
                <w:sz w:val="16"/>
              </w:rPr>
              <w:t>1.1</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lastRenderedPageBreak/>
              <w:t>Constant Name</w:t>
            </w:r>
          </w:p>
        </w:tc>
      </w:tr>
      <w:tr w:rsidR="004A781C" w:rsidTr="00FE2D08">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FE2D08">
            <w:pPr>
              <w:spacing w:before="60"/>
              <w:rPr>
                <w:rFonts w:ascii="Arial" w:hAnsi="Arial" w:cs="Arial"/>
                <w:sz w:val="16"/>
              </w:rPr>
            </w:pPr>
            <w:r w:rsidRPr="00FE2D08">
              <w:rPr>
                <w:rFonts w:ascii="Arial" w:hAnsi="Arial" w:cs="Arial"/>
                <w:sz w:val="16"/>
              </w:rPr>
              <w:t>D_2MS_SEC_F32</w:t>
            </w:r>
          </w:p>
        </w:tc>
      </w:tr>
      <w:tr w:rsidR="00FE2D08" w:rsidTr="00FE2D08">
        <w:trPr>
          <w:jc w:val="center"/>
        </w:trPr>
        <w:tc>
          <w:tcPr>
            <w:tcW w:w="4608" w:type="dxa"/>
            <w:tcBorders>
              <w:top w:val="single" w:sz="4" w:space="0" w:color="auto"/>
              <w:left w:val="single" w:sz="4" w:space="0" w:color="auto"/>
              <w:bottom w:val="single" w:sz="4" w:space="0" w:color="auto"/>
              <w:right w:val="single" w:sz="4" w:space="0" w:color="auto"/>
            </w:tcBorders>
          </w:tcPr>
          <w:p w:rsidR="00FE2D08" w:rsidRPr="00FE2D08" w:rsidRDefault="00FE2D08">
            <w:pPr>
              <w:spacing w:before="60"/>
              <w:rPr>
                <w:rFonts w:ascii="Arial" w:hAnsi="Arial" w:cs="Arial"/>
                <w:sz w:val="16"/>
              </w:rPr>
            </w:pPr>
            <w:r w:rsidRPr="00FE2D08">
              <w:rPr>
                <w:rFonts w:ascii="Arial" w:hAnsi="Arial" w:cs="Arial"/>
                <w:sz w:val="16"/>
              </w:rPr>
              <w:t>D_ZERO_ULS_F32</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D94BEF" w:rsidTr="00F957FA">
        <w:tc>
          <w:tcPr>
            <w:tcW w:w="2898" w:type="dxa"/>
            <w:tcBorders>
              <w:top w:val="single" w:sz="6" w:space="0" w:color="auto"/>
              <w:left w:val="single" w:sz="6" w:space="0" w:color="auto"/>
              <w:bottom w:val="single" w:sz="6" w:space="0" w:color="auto"/>
              <w:right w:val="single" w:sz="6" w:space="0" w:color="auto"/>
            </w:tcBorders>
          </w:tcPr>
          <w:p w:rsidR="00D94BEF" w:rsidRPr="00FE2D08" w:rsidRDefault="00D94BEF" w:rsidP="00F957FA">
            <w:pPr>
              <w:spacing w:before="60"/>
              <w:rPr>
                <w:rFonts w:ascii="Arial" w:hAnsi="Arial" w:cs="Arial"/>
                <w:sz w:val="16"/>
              </w:rPr>
            </w:pPr>
            <w:r w:rsidRPr="00FE2D08">
              <w:rPr>
                <w:rFonts w:ascii="Arial" w:hAnsi="Arial" w:cs="Arial"/>
                <w:sz w:val="16"/>
              </w:rPr>
              <w:t>T2_</w:t>
            </w:r>
            <w:r w:rsidR="002E0905">
              <w:rPr>
                <w:rFonts w:ascii="Arial" w:hAnsi="Arial" w:cs="Arial"/>
                <w:sz w:val="16"/>
              </w:rPr>
              <w:t>ColSpur</w:t>
            </w:r>
            <w:r w:rsidRPr="00FE2D08">
              <w:rPr>
                <w:rFonts w:ascii="Arial" w:hAnsi="Arial" w:cs="Arial"/>
                <w:sz w:val="16"/>
              </w:rPr>
              <w:t>VernierLUT_Cnt_u16</w:t>
            </w:r>
          </w:p>
        </w:tc>
        <w:tc>
          <w:tcPr>
            <w:tcW w:w="990" w:type="dxa"/>
            <w:tcBorders>
              <w:top w:val="single" w:sz="6" w:space="0" w:color="auto"/>
              <w:left w:val="single" w:sz="6" w:space="0" w:color="auto"/>
              <w:bottom w:val="single" w:sz="6" w:space="0" w:color="auto"/>
              <w:right w:val="single" w:sz="6" w:space="0" w:color="auto"/>
            </w:tcBorders>
          </w:tcPr>
          <w:p w:rsidR="00D94BEF" w:rsidRDefault="00D94BEF" w:rsidP="00F957FA">
            <w:pPr>
              <w:spacing w:before="60"/>
              <w:rPr>
                <w:rFonts w:ascii="Arial" w:hAnsi="Arial" w:cs="Arial"/>
                <w:sz w:val="16"/>
              </w:rPr>
            </w:pPr>
            <w:r>
              <w:rPr>
                <w:rFonts w:ascii="Arial" w:hAnsi="Arial" w:cs="Arial"/>
                <w:sz w:val="16"/>
              </w:rPr>
              <w:t>1</w:t>
            </w:r>
          </w:p>
        </w:tc>
        <w:tc>
          <w:tcPr>
            <w:tcW w:w="3600" w:type="dxa"/>
            <w:tcBorders>
              <w:top w:val="single" w:sz="6" w:space="0" w:color="auto"/>
              <w:left w:val="single" w:sz="6" w:space="0" w:color="auto"/>
              <w:bottom w:val="single" w:sz="6" w:space="0" w:color="auto"/>
              <w:right w:val="single" w:sz="6" w:space="0" w:color="auto"/>
            </w:tcBorders>
          </w:tcPr>
          <w:p w:rsidR="00D94BEF" w:rsidRDefault="00D94BEF" w:rsidP="00D94BEF">
            <w:pPr>
              <w:spacing w:before="60"/>
              <w:rPr>
                <w:rFonts w:ascii="Arial" w:hAnsi="Arial" w:cs="Arial"/>
                <w:sz w:val="16"/>
              </w:rPr>
            </w:pPr>
            <w:r>
              <w:rPr>
                <w:rFonts w:ascii="Arial" w:hAnsi="Arial" w:cs="Arial"/>
                <w:sz w:val="16"/>
              </w:rPr>
              <w:t>{</w:t>
            </w:r>
          </w:p>
          <w:p w:rsidR="00D94BEF" w:rsidRDefault="00D94BEF" w:rsidP="00D94BEF">
            <w:pPr>
              <w:spacing w:before="60"/>
              <w:rPr>
                <w:rFonts w:ascii="Arial" w:hAnsi="Arial" w:cs="Arial"/>
                <w:sz w:val="16"/>
              </w:rPr>
            </w:pPr>
            <w:r w:rsidRPr="00D94BEF">
              <w:rPr>
                <w:rFonts w:ascii="Arial" w:hAnsi="Arial" w:cs="Arial"/>
                <w:sz w:val="16"/>
              </w:rPr>
              <w:t>{-163, -131, -99, -66, -33, 0, 32, 65, 98, 130, 163,</w:t>
            </w:r>
            <w:r>
              <w:rPr>
                <w:rFonts w:ascii="Arial" w:hAnsi="Arial" w:cs="Arial"/>
                <w:sz w:val="16"/>
              </w:rPr>
              <w:t xml:space="preserve"> 196, 229, 261, 294, 327, 359},</w:t>
            </w:r>
          </w:p>
          <w:p w:rsidR="00D94BEF" w:rsidRDefault="00D94BEF" w:rsidP="00D94BEF">
            <w:pPr>
              <w:spacing w:before="60"/>
              <w:rPr>
                <w:rFonts w:ascii="Arial" w:hAnsi="Arial" w:cs="Arial"/>
                <w:sz w:val="16"/>
              </w:rPr>
            </w:pPr>
            <w:r>
              <w:rPr>
                <w:rFonts w:ascii="Arial" w:hAnsi="Arial" w:cs="Arial"/>
                <w:sz w:val="16"/>
              </w:rPr>
              <w:t>{0,</w:t>
            </w:r>
            <w:r w:rsidRPr="00D94BEF">
              <w:rPr>
                <w:rFonts w:ascii="Arial" w:hAnsi="Arial" w:cs="Arial"/>
                <w:sz w:val="16"/>
              </w:rPr>
              <w:t xml:space="preserve"> 4, 3, 2, 1, 0, 4,</w:t>
            </w:r>
            <w:r>
              <w:rPr>
                <w:rFonts w:ascii="Arial" w:hAnsi="Arial" w:cs="Arial"/>
                <w:sz w:val="16"/>
              </w:rPr>
              <w:t xml:space="preserve"> </w:t>
            </w:r>
            <w:r w:rsidRPr="00D94BEF">
              <w:rPr>
                <w:rFonts w:ascii="Arial" w:hAnsi="Arial" w:cs="Arial"/>
                <w:sz w:val="16"/>
              </w:rPr>
              <w:t>3, 2, 1,  0, 4, 3, 2, 1, 0, 4},</w:t>
            </w:r>
          </w:p>
          <w:p w:rsidR="00D94BEF" w:rsidRDefault="000375EF" w:rsidP="00D94BEF">
            <w:pPr>
              <w:spacing w:before="60"/>
              <w:rPr>
                <w:rFonts w:ascii="Arial" w:hAnsi="Arial" w:cs="Arial"/>
                <w:sz w:val="16"/>
              </w:rPr>
            </w:pPr>
            <w:r>
              <w:rPr>
                <w:rFonts w:ascii="Arial" w:hAnsi="Arial" w:cs="Arial"/>
                <w:sz w:val="16"/>
              </w:rPr>
              <w:t xml:space="preserve">{0, </w:t>
            </w:r>
            <w:r w:rsidR="00D94BEF" w:rsidRPr="00D94BEF">
              <w:rPr>
                <w:rFonts w:ascii="Arial" w:hAnsi="Arial" w:cs="Arial"/>
                <w:sz w:val="16"/>
              </w:rPr>
              <w:t>8, 6,</w:t>
            </w:r>
            <w:r>
              <w:rPr>
                <w:rFonts w:ascii="Arial" w:hAnsi="Arial" w:cs="Arial"/>
                <w:sz w:val="16"/>
              </w:rPr>
              <w:t xml:space="preserve"> </w:t>
            </w:r>
            <w:r w:rsidR="00D94BEF" w:rsidRPr="00D94BEF">
              <w:rPr>
                <w:rFonts w:ascii="Arial" w:hAnsi="Arial" w:cs="Arial"/>
                <w:sz w:val="16"/>
              </w:rPr>
              <w:t>4, 2, 0, 9, 7, 5, 3, 1, 10, 8, 6, 4, 2, 10},</w:t>
            </w:r>
          </w:p>
          <w:p w:rsidR="00D94BEF" w:rsidRPr="00D94BEF" w:rsidRDefault="00D94BEF" w:rsidP="00D94BEF">
            <w:pPr>
              <w:spacing w:before="60"/>
              <w:rPr>
                <w:rFonts w:ascii="Arial" w:hAnsi="Arial" w:cs="Arial"/>
                <w:sz w:val="16"/>
              </w:rPr>
            </w:pPr>
            <w:r w:rsidRPr="00D94BEF">
              <w:rPr>
                <w:rFonts w:ascii="Arial" w:hAnsi="Arial" w:cs="Arial"/>
                <w:sz w:val="16"/>
              </w:rPr>
              <w:t>{1, 14, 11, 8, 5, 2, 15, 12, 9, 6, 3, 16, 13, 10, 7, 4, 17}</w:t>
            </w:r>
          </w:p>
          <w:p w:rsidR="00D94BEF" w:rsidRPr="00FE2D08" w:rsidRDefault="00D94BEF" w:rsidP="00D94BEF">
            <w:pPr>
              <w:spacing w:before="60"/>
              <w:rPr>
                <w:rFonts w:ascii="Arial" w:hAnsi="Arial" w:cs="Arial"/>
                <w:sz w:val="16"/>
              </w:rPr>
            </w:pPr>
            <w:r w:rsidRPr="00D94BEF">
              <w:rPr>
                <w:rFonts w:ascii="Arial" w:hAnsi="Arial" w:cs="Arial"/>
                <w:sz w:val="16"/>
              </w:rPr>
              <w:t>}</w:t>
            </w:r>
          </w:p>
        </w:tc>
        <w:tc>
          <w:tcPr>
            <w:tcW w:w="1440" w:type="dxa"/>
            <w:tcBorders>
              <w:top w:val="single" w:sz="6" w:space="0" w:color="auto"/>
              <w:left w:val="single" w:sz="6" w:space="0" w:color="auto"/>
              <w:bottom w:val="single" w:sz="6" w:space="0" w:color="auto"/>
              <w:right w:val="single" w:sz="6" w:space="0" w:color="auto"/>
            </w:tcBorders>
          </w:tcPr>
          <w:p w:rsidR="00D94BEF" w:rsidRDefault="00D94BEF" w:rsidP="00F957FA">
            <w:pPr>
              <w:spacing w:before="60"/>
              <w:rPr>
                <w:rFonts w:ascii="Arial" w:hAnsi="Arial" w:cs="Arial"/>
                <w:sz w:val="16"/>
              </w:rPr>
            </w:pPr>
            <w:r>
              <w:rPr>
                <w:rFonts w:ascii="Arial" w:hAnsi="Arial" w:cs="Arial"/>
                <w:sz w:val="16"/>
              </w:rPr>
              <w:t>DIGCOLPS</w:t>
            </w:r>
            <w:r w:rsidRPr="00A6164A">
              <w:rPr>
                <w:rFonts w:ascii="Arial" w:hAnsi="Arial" w:cs="Arial"/>
                <w:sz w:val="16"/>
              </w:rPr>
              <w:t>_START_SEC_CONST_16</w:t>
            </w:r>
          </w:p>
        </w:tc>
      </w:tr>
      <w:tr w:rsidR="002E0905" w:rsidTr="00F957FA">
        <w:tc>
          <w:tcPr>
            <w:tcW w:w="2898" w:type="dxa"/>
            <w:tcBorders>
              <w:top w:val="single" w:sz="6" w:space="0" w:color="auto"/>
              <w:left w:val="single" w:sz="6" w:space="0" w:color="auto"/>
              <w:bottom w:val="single" w:sz="6" w:space="0" w:color="auto"/>
              <w:right w:val="single" w:sz="6" w:space="0" w:color="auto"/>
            </w:tcBorders>
          </w:tcPr>
          <w:p w:rsidR="002E0905" w:rsidRPr="00FE2D08" w:rsidRDefault="002E0905" w:rsidP="00F957FA">
            <w:pPr>
              <w:spacing w:before="60"/>
              <w:rPr>
                <w:rFonts w:ascii="Arial" w:hAnsi="Arial" w:cs="Arial"/>
                <w:sz w:val="16"/>
              </w:rPr>
            </w:pPr>
            <w:r w:rsidRPr="002E0905">
              <w:rPr>
                <w:rFonts w:ascii="Arial" w:hAnsi="Arial" w:cs="Arial"/>
                <w:sz w:val="16"/>
              </w:rPr>
              <w:t>T2_DualSpurVernierLUT_Cnt_s16</w:t>
            </w:r>
          </w:p>
        </w:tc>
        <w:tc>
          <w:tcPr>
            <w:tcW w:w="990" w:type="dxa"/>
            <w:tcBorders>
              <w:top w:val="single" w:sz="6" w:space="0" w:color="auto"/>
              <w:left w:val="single" w:sz="6" w:space="0" w:color="auto"/>
              <w:bottom w:val="single" w:sz="6" w:space="0" w:color="auto"/>
              <w:right w:val="single" w:sz="6" w:space="0" w:color="auto"/>
            </w:tcBorders>
          </w:tcPr>
          <w:p w:rsidR="002E0905" w:rsidRDefault="002E0905" w:rsidP="00F957FA">
            <w:pPr>
              <w:spacing w:before="60"/>
              <w:rPr>
                <w:rFonts w:ascii="Arial" w:hAnsi="Arial" w:cs="Arial"/>
                <w:sz w:val="16"/>
              </w:rPr>
            </w:pPr>
            <w:r>
              <w:rPr>
                <w:rFonts w:ascii="Arial" w:hAnsi="Arial" w:cs="Arial"/>
                <w:sz w:val="16"/>
              </w:rPr>
              <w:t>1</w:t>
            </w:r>
          </w:p>
        </w:tc>
        <w:tc>
          <w:tcPr>
            <w:tcW w:w="3600" w:type="dxa"/>
            <w:tcBorders>
              <w:top w:val="single" w:sz="6" w:space="0" w:color="auto"/>
              <w:left w:val="single" w:sz="6" w:space="0" w:color="auto"/>
              <w:bottom w:val="single" w:sz="6" w:space="0" w:color="auto"/>
              <w:right w:val="single" w:sz="6" w:space="0" w:color="auto"/>
            </w:tcBorders>
          </w:tcPr>
          <w:p w:rsidR="002E0905" w:rsidRDefault="002E0905" w:rsidP="002E0905">
            <w:pPr>
              <w:spacing w:before="60"/>
              <w:rPr>
                <w:rFonts w:ascii="Arial" w:hAnsi="Arial" w:cs="Arial"/>
                <w:sz w:val="16"/>
              </w:rPr>
            </w:pPr>
            <w:r w:rsidRPr="002E0905">
              <w:rPr>
                <w:rFonts w:ascii="Arial" w:hAnsi="Arial" w:cs="Arial"/>
                <w:sz w:val="16"/>
              </w:rPr>
              <w:t>{</w:t>
            </w:r>
          </w:p>
          <w:p w:rsidR="00EC1B47" w:rsidRPr="002E0905" w:rsidRDefault="00EC1B47" w:rsidP="002E0905">
            <w:pPr>
              <w:spacing w:before="60"/>
              <w:rPr>
                <w:rFonts w:ascii="Arial" w:hAnsi="Arial" w:cs="Arial"/>
                <w:sz w:val="16"/>
              </w:rPr>
            </w:pPr>
            <w:r w:rsidRPr="00EC1B47">
              <w:rPr>
                <w:rFonts w:ascii="Arial" w:hAnsi="Arial" w:cs="Arial"/>
                <w:sz w:val="16"/>
              </w:rPr>
              <w:t>{-396,-360,-324,-288,-252,-216,-180,-144,-108,-72,-36,0,36,72,108,144,180,216,252,288,324,360},{9,0,1,2,3,4,5,6,7,8,9,0,1,2,3,4,5,6,7,8,9,0},{0,1,2,3,4,5,6,7,8,9,10,0,1,2,3,4,5,6,7,8,9,10},{22,2,4,6,8,10,12,14,16,18,20,1,3,5,7,9,11,13,15,17,19,21}</w:t>
            </w:r>
          </w:p>
          <w:p w:rsidR="002E0905" w:rsidRDefault="002E0905" w:rsidP="00490D6A">
            <w:pPr>
              <w:spacing w:before="60"/>
              <w:rPr>
                <w:rFonts w:ascii="Arial" w:hAnsi="Arial" w:cs="Arial"/>
                <w:sz w:val="16"/>
              </w:rPr>
            </w:pPr>
            <w:r w:rsidRPr="002E0905">
              <w:rPr>
                <w:rFonts w:ascii="Arial" w:hAnsi="Arial" w:cs="Arial"/>
                <w:sz w:val="16"/>
              </w:rPr>
              <w:t>}</w:t>
            </w:r>
          </w:p>
        </w:tc>
        <w:tc>
          <w:tcPr>
            <w:tcW w:w="1440" w:type="dxa"/>
            <w:tcBorders>
              <w:top w:val="single" w:sz="6" w:space="0" w:color="auto"/>
              <w:left w:val="single" w:sz="6" w:space="0" w:color="auto"/>
              <w:bottom w:val="single" w:sz="6" w:space="0" w:color="auto"/>
              <w:right w:val="single" w:sz="6" w:space="0" w:color="auto"/>
            </w:tcBorders>
          </w:tcPr>
          <w:p w:rsidR="002E0905" w:rsidRDefault="002E0905" w:rsidP="00F957FA">
            <w:pPr>
              <w:spacing w:before="60"/>
              <w:rPr>
                <w:rFonts w:ascii="Arial" w:hAnsi="Arial" w:cs="Arial"/>
                <w:sz w:val="16"/>
              </w:rPr>
            </w:pPr>
            <w:r w:rsidRPr="002E0905">
              <w:rPr>
                <w:rFonts w:ascii="Arial" w:hAnsi="Arial" w:cs="Arial"/>
                <w:sz w:val="16"/>
              </w:rPr>
              <w:t>DIGCOLPS_START_SEC_CONST_16</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8B3E94" w:rsidRDefault="00FE2D08" w:rsidP="008B3E94">
      <w:pPr>
        <w:numPr>
          <w:ilvl w:val="0"/>
          <w:numId w:val="5"/>
        </w:numPr>
        <w:spacing w:after="0"/>
      </w:pPr>
      <w:r w:rsidRPr="00FE2D08">
        <w:t>LPF_KUpdate_f32_m</w:t>
      </w:r>
    </w:p>
    <w:p w:rsidR="00FE2D08" w:rsidRDefault="00FE2D08" w:rsidP="008B3E94">
      <w:pPr>
        <w:numPr>
          <w:ilvl w:val="0"/>
          <w:numId w:val="5"/>
        </w:numPr>
        <w:spacing w:after="0"/>
      </w:pPr>
      <w:r w:rsidRPr="00FE2D08">
        <w:t>LPF_OpUpdate_f32_m</w:t>
      </w:r>
    </w:p>
    <w:p w:rsidR="005D5FE4" w:rsidRDefault="00FE2D08" w:rsidP="008B3E94">
      <w:pPr>
        <w:numPr>
          <w:ilvl w:val="0"/>
          <w:numId w:val="5"/>
        </w:numPr>
        <w:spacing w:after="0"/>
      </w:pPr>
      <w:proofErr w:type="spellStart"/>
      <w:r w:rsidRPr="00FE2D08">
        <w:t>FPM_FixedToFloat_m</w:t>
      </w:r>
      <w:proofErr w:type="spellEnd"/>
    </w:p>
    <w:p w:rsidR="00FE2D08" w:rsidRDefault="00FE2D08" w:rsidP="008B3E94">
      <w:pPr>
        <w:numPr>
          <w:ilvl w:val="0"/>
          <w:numId w:val="5"/>
        </w:numPr>
        <w:spacing w:after="0"/>
      </w:pPr>
      <w:r w:rsidRPr="00FE2D08">
        <w:t>Abs_f32_m</w:t>
      </w:r>
    </w:p>
    <w:p w:rsidR="00FE2D08" w:rsidRDefault="00FE2D08" w:rsidP="008B3E94">
      <w:pPr>
        <w:numPr>
          <w:ilvl w:val="0"/>
          <w:numId w:val="5"/>
        </w:numPr>
        <w:spacing w:after="0"/>
      </w:pPr>
      <w:r w:rsidRPr="00FE2D08">
        <w:t>Abs_s16_m</w:t>
      </w:r>
    </w:p>
    <w:p w:rsidR="00FE2D08" w:rsidRDefault="00FE2D08" w:rsidP="008B3E94">
      <w:pPr>
        <w:numPr>
          <w:ilvl w:val="0"/>
          <w:numId w:val="5"/>
        </w:numPr>
        <w:spacing w:after="0"/>
      </w:pPr>
      <w:proofErr w:type="spellStart"/>
      <w:r w:rsidRPr="00FE2D08">
        <w:t>DiagPStep_m</w:t>
      </w:r>
      <w:proofErr w:type="spellEnd"/>
    </w:p>
    <w:p w:rsidR="00FE2D08" w:rsidRDefault="00FE2D08" w:rsidP="008B3E94">
      <w:pPr>
        <w:numPr>
          <w:ilvl w:val="0"/>
          <w:numId w:val="5"/>
        </w:numPr>
        <w:spacing w:after="0"/>
      </w:pPr>
      <w:proofErr w:type="spellStart"/>
      <w:r>
        <w:t>DiagN</w:t>
      </w:r>
      <w:r w:rsidRPr="00FE2D08">
        <w:t>Step_m</w:t>
      </w:r>
      <w:proofErr w:type="spellEnd"/>
    </w:p>
    <w:p w:rsidR="00FE2D08" w:rsidRDefault="00FE2D08" w:rsidP="008B3E94">
      <w:pPr>
        <w:numPr>
          <w:ilvl w:val="0"/>
          <w:numId w:val="5"/>
        </w:numPr>
        <w:spacing w:after="0"/>
      </w:pPr>
      <w:proofErr w:type="spellStart"/>
      <w:r w:rsidRPr="00FE2D08">
        <w:t>DiagFailed_m</w:t>
      </w:r>
      <w:proofErr w:type="spellEnd"/>
    </w:p>
    <w:p w:rsidR="00FE2D08" w:rsidRDefault="00FE2D08" w:rsidP="008B3E94">
      <w:pPr>
        <w:numPr>
          <w:ilvl w:val="0"/>
          <w:numId w:val="5"/>
        </w:numPr>
        <w:spacing w:after="0"/>
      </w:pPr>
      <w:proofErr w:type="spellStart"/>
      <w:r w:rsidRPr="00FE2D08">
        <w:t>TableSize_m</w:t>
      </w:r>
      <w:proofErr w:type="spellEnd"/>
    </w:p>
    <w:p w:rsidR="00760B85" w:rsidRPr="00D92241" w:rsidRDefault="00760B85" w:rsidP="00760B85">
      <w:pPr>
        <w:numPr>
          <w:ilvl w:val="0"/>
          <w:numId w:val="5"/>
        </w:numPr>
        <w:spacing w:after="0"/>
      </w:pPr>
      <w:proofErr w:type="spellStart"/>
      <w:r w:rsidRPr="00D92241">
        <w:t>Min_m</w:t>
      </w:r>
      <w:proofErr w:type="spellEnd"/>
    </w:p>
    <w:p w:rsidR="008B3E94" w:rsidRDefault="008B3E94" w:rsidP="008B3E94">
      <w:pPr>
        <w:spacing w:after="0"/>
        <w:ind w:left="720"/>
      </w:pPr>
    </w:p>
    <w:p w:rsidR="008B3E94" w:rsidRDefault="008B3E94" w:rsidP="008B3E94">
      <w:pPr>
        <w:pStyle w:val="Heading2"/>
      </w:pPr>
      <w:r>
        <w:t>Data Hiding Functions</w:t>
      </w:r>
    </w:p>
    <w:p w:rsidR="00DC7E08" w:rsidRDefault="0017318F" w:rsidP="00DC7E08">
      <w:pPr>
        <w:numPr>
          <w:ilvl w:val="0"/>
          <w:numId w:val="10"/>
        </w:numPr>
        <w:spacing w:after="0"/>
      </w:pPr>
      <w:proofErr w:type="spellStart"/>
      <w:r>
        <w:t>DigColPs</w:t>
      </w:r>
      <w:r w:rsidR="00F06E41" w:rsidRPr="00F06E41">
        <w:t>EOLType</w:t>
      </w:r>
      <w:proofErr w:type="spellEnd"/>
      <w:r w:rsidR="00F06E41">
        <w:t>()</w:t>
      </w:r>
    </w:p>
    <w:p w:rsidR="00DC7E08" w:rsidRDefault="00DC7E08" w:rsidP="00F06E41">
      <w:pPr>
        <w:spacing w:after="0"/>
        <w:ind w:left="72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137502" w:rsidP="001B60DF">
      <w:pPr>
        <w:spacing w:after="0"/>
      </w:pPr>
      <w:r>
        <w:t>None</w:t>
      </w:r>
    </w:p>
    <w:p w:rsidR="001B60DF" w:rsidRDefault="001B60DF" w:rsidP="008B3E94">
      <w:pPr>
        <w:spacing w:after="0"/>
      </w:pPr>
    </w:p>
    <w:p w:rsidR="008F6DBB" w:rsidRDefault="008F6DBB" w:rsidP="008B3E94">
      <w:pPr>
        <w:spacing w:after="0"/>
      </w:pPr>
    </w:p>
    <w:p w:rsidR="008B3E94" w:rsidRDefault="008B3E94" w:rsidP="008B3E94">
      <w:pPr>
        <w:pStyle w:val="Heading2"/>
      </w:pPr>
      <w:r>
        <w:t>Local Functions/Macros Used by this MDD only</w:t>
      </w:r>
    </w:p>
    <w:p w:rsidR="000F02B9" w:rsidRDefault="000F02B9" w:rsidP="000F02B9">
      <w:pPr>
        <w:pStyle w:val="Heading3"/>
      </w:pPr>
      <w:r>
        <w:t>Odd Parity Fault</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3240"/>
        <w:gridCol w:w="900"/>
        <w:gridCol w:w="720"/>
        <w:gridCol w:w="810"/>
        <w:gridCol w:w="900"/>
        <w:gridCol w:w="846"/>
      </w:tblGrid>
      <w:tr w:rsidR="000F02B9" w:rsidTr="003F7018">
        <w:tc>
          <w:tcPr>
            <w:tcW w:w="1818" w:type="dxa"/>
          </w:tcPr>
          <w:p w:rsidR="000F02B9" w:rsidRDefault="000F02B9" w:rsidP="003F7018">
            <w:pPr>
              <w:spacing w:before="60"/>
              <w:rPr>
                <w:rFonts w:ascii="Arial" w:hAnsi="Arial" w:cs="Arial"/>
                <w:b/>
                <w:bCs/>
                <w:sz w:val="16"/>
              </w:rPr>
            </w:pPr>
            <w:r>
              <w:rPr>
                <w:rFonts w:ascii="Arial" w:hAnsi="Arial" w:cs="Arial"/>
                <w:b/>
                <w:bCs/>
                <w:sz w:val="16"/>
              </w:rPr>
              <w:t>Function Name</w:t>
            </w:r>
          </w:p>
        </w:tc>
        <w:tc>
          <w:tcPr>
            <w:tcW w:w="3240" w:type="dxa"/>
          </w:tcPr>
          <w:p w:rsidR="000F02B9" w:rsidRDefault="000F02B9" w:rsidP="000F02B9">
            <w:pPr>
              <w:spacing w:before="60"/>
              <w:rPr>
                <w:rFonts w:ascii="Arial" w:hAnsi="Arial" w:cs="Arial"/>
                <w:sz w:val="16"/>
              </w:rPr>
            </w:pPr>
            <w:proofErr w:type="spellStart"/>
            <w:r w:rsidRPr="000F02B9">
              <w:rPr>
                <w:rFonts w:ascii="Arial" w:hAnsi="Arial" w:cs="Arial"/>
                <w:sz w:val="16"/>
              </w:rPr>
              <w:t>OddParityFault</w:t>
            </w:r>
            <w:proofErr w:type="spellEnd"/>
          </w:p>
        </w:tc>
        <w:tc>
          <w:tcPr>
            <w:tcW w:w="900" w:type="dxa"/>
            <w:shd w:val="pct30" w:color="FFFF00" w:fill="auto"/>
          </w:tcPr>
          <w:p w:rsidR="000F02B9" w:rsidRDefault="000F02B9" w:rsidP="003F7018">
            <w:pPr>
              <w:spacing w:before="60"/>
              <w:jc w:val="center"/>
              <w:rPr>
                <w:rFonts w:ascii="Arial" w:hAnsi="Arial" w:cs="Arial"/>
                <w:sz w:val="16"/>
              </w:rPr>
            </w:pPr>
            <w:r>
              <w:rPr>
                <w:rFonts w:ascii="Arial" w:hAnsi="Arial" w:cs="Arial"/>
                <w:sz w:val="16"/>
              </w:rPr>
              <w:t>Type</w:t>
            </w:r>
          </w:p>
        </w:tc>
        <w:tc>
          <w:tcPr>
            <w:tcW w:w="720" w:type="dxa"/>
            <w:shd w:val="pct30" w:color="FFFF00" w:fill="auto"/>
          </w:tcPr>
          <w:p w:rsidR="000F02B9" w:rsidRDefault="000F02B9" w:rsidP="003F7018">
            <w:pPr>
              <w:spacing w:before="60"/>
              <w:jc w:val="center"/>
              <w:rPr>
                <w:rFonts w:ascii="Arial" w:hAnsi="Arial" w:cs="Arial"/>
                <w:sz w:val="16"/>
              </w:rPr>
            </w:pPr>
            <w:r>
              <w:rPr>
                <w:rFonts w:ascii="Arial" w:hAnsi="Arial" w:cs="Arial"/>
                <w:sz w:val="16"/>
              </w:rPr>
              <w:t>Dir.</w:t>
            </w:r>
          </w:p>
        </w:tc>
        <w:tc>
          <w:tcPr>
            <w:tcW w:w="810" w:type="dxa"/>
            <w:shd w:val="pct30" w:color="FFFF00" w:fill="auto"/>
          </w:tcPr>
          <w:p w:rsidR="000F02B9" w:rsidRDefault="000F02B9" w:rsidP="003F7018">
            <w:pPr>
              <w:spacing w:before="60"/>
              <w:jc w:val="center"/>
              <w:rPr>
                <w:rFonts w:ascii="Arial" w:hAnsi="Arial" w:cs="Arial"/>
                <w:sz w:val="16"/>
              </w:rPr>
            </w:pPr>
            <w:r>
              <w:rPr>
                <w:rFonts w:ascii="Arial" w:hAnsi="Arial" w:cs="Arial"/>
                <w:sz w:val="16"/>
              </w:rPr>
              <w:t>Min</w:t>
            </w:r>
          </w:p>
        </w:tc>
        <w:tc>
          <w:tcPr>
            <w:tcW w:w="900" w:type="dxa"/>
            <w:shd w:val="pct30" w:color="FFFF00" w:fill="auto"/>
          </w:tcPr>
          <w:p w:rsidR="000F02B9" w:rsidRDefault="000F02B9" w:rsidP="003F7018">
            <w:pPr>
              <w:spacing w:before="60"/>
              <w:jc w:val="center"/>
              <w:rPr>
                <w:rFonts w:ascii="Arial" w:hAnsi="Arial" w:cs="Arial"/>
                <w:sz w:val="16"/>
              </w:rPr>
            </w:pPr>
            <w:r>
              <w:rPr>
                <w:rFonts w:ascii="Arial" w:hAnsi="Arial" w:cs="Arial"/>
                <w:sz w:val="16"/>
              </w:rPr>
              <w:t>Max</w:t>
            </w:r>
          </w:p>
        </w:tc>
        <w:tc>
          <w:tcPr>
            <w:tcW w:w="846" w:type="dxa"/>
            <w:tcBorders>
              <w:bottom w:val="single" w:sz="4" w:space="0" w:color="auto"/>
            </w:tcBorders>
            <w:shd w:val="pct30" w:color="FFFF00" w:fill="auto"/>
          </w:tcPr>
          <w:p w:rsidR="000F02B9" w:rsidRDefault="000F02B9" w:rsidP="003F7018">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F02B9" w:rsidTr="003F7018">
        <w:tc>
          <w:tcPr>
            <w:tcW w:w="1818" w:type="dxa"/>
          </w:tcPr>
          <w:p w:rsidR="000F02B9" w:rsidRDefault="000F02B9" w:rsidP="003F7018">
            <w:pPr>
              <w:spacing w:before="60"/>
              <w:rPr>
                <w:rFonts w:ascii="Arial" w:hAnsi="Arial" w:cs="Arial"/>
                <w:b/>
                <w:bCs/>
                <w:sz w:val="16"/>
              </w:rPr>
            </w:pPr>
            <w:r>
              <w:rPr>
                <w:rFonts w:ascii="Arial" w:hAnsi="Arial" w:cs="Arial"/>
                <w:b/>
                <w:bCs/>
                <w:sz w:val="16"/>
              </w:rPr>
              <w:t xml:space="preserve">Arguments Passed </w:t>
            </w:r>
          </w:p>
        </w:tc>
        <w:tc>
          <w:tcPr>
            <w:tcW w:w="3240" w:type="dxa"/>
          </w:tcPr>
          <w:p w:rsidR="000F02B9" w:rsidRDefault="000F02B9" w:rsidP="003F7018">
            <w:pPr>
              <w:spacing w:before="60"/>
              <w:rPr>
                <w:rFonts w:ascii="Arial" w:hAnsi="Arial" w:cs="Arial"/>
                <w:sz w:val="16"/>
              </w:rPr>
            </w:pPr>
            <w:r w:rsidRPr="000F02B9">
              <w:rPr>
                <w:rFonts w:ascii="Arial" w:hAnsi="Arial" w:cs="Arial"/>
                <w:sz w:val="16"/>
              </w:rPr>
              <w:t>Input_Cnt_T_u16</w:t>
            </w:r>
          </w:p>
        </w:tc>
        <w:tc>
          <w:tcPr>
            <w:tcW w:w="900" w:type="dxa"/>
          </w:tcPr>
          <w:p w:rsidR="000F02B9" w:rsidRDefault="000F02B9" w:rsidP="003F7018">
            <w:pPr>
              <w:spacing w:before="60"/>
              <w:rPr>
                <w:rFonts w:ascii="Arial" w:hAnsi="Arial" w:cs="Arial"/>
                <w:sz w:val="16"/>
              </w:rPr>
            </w:pPr>
            <w:r>
              <w:rPr>
                <w:rFonts w:ascii="Arial" w:hAnsi="Arial" w:cs="Arial"/>
                <w:sz w:val="16"/>
              </w:rPr>
              <w:t>uint16</w:t>
            </w:r>
          </w:p>
        </w:tc>
        <w:tc>
          <w:tcPr>
            <w:tcW w:w="720" w:type="dxa"/>
          </w:tcPr>
          <w:p w:rsidR="000F02B9" w:rsidRDefault="000F02B9" w:rsidP="003F7018">
            <w:pPr>
              <w:spacing w:before="60"/>
              <w:rPr>
                <w:rFonts w:ascii="Arial" w:hAnsi="Arial" w:cs="Arial"/>
                <w:sz w:val="16"/>
              </w:rPr>
            </w:pPr>
            <w:r>
              <w:rPr>
                <w:rFonts w:ascii="Arial" w:hAnsi="Arial" w:cs="Arial"/>
                <w:sz w:val="16"/>
              </w:rPr>
              <w:t>In</w:t>
            </w:r>
          </w:p>
        </w:tc>
        <w:tc>
          <w:tcPr>
            <w:tcW w:w="810" w:type="dxa"/>
          </w:tcPr>
          <w:p w:rsidR="000F02B9" w:rsidRDefault="000F02B9" w:rsidP="003F7018">
            <w:pPr>
              <w:spacing w:before="60"/>
              <w:rPr>
                <w:rFonts w:ascii="Arial" w:hAnsi="Arial" w:cs="Arial"/>
                <w:sz w:val="16"/>
              </w:rPr>
            </w:pPr>
            <w:r>
              <w:rPr>
                <w:rFonts w:ascii="Arial" w:hAnsi="Arial" w:cs="Arial"/>
                <w:sz w:val="16"/>
              </w:rPr>
              <w:t>FULL</w:t>
            </w:r>
          </w:p>
        </w:tc>
        <w:tc>
          <w:tcPr>
            <w:tcW w:w="900" w:type="dxa"/>
          </w:tcPr>
          <w:p w:rsidR="000F02B9" w:rsidRDefault="000F02B9" w:rsidP="003F7018">
            <w:pPr>
              <w:spacing w:before="60"/>
              <w:rPr>
                <w:rFonts w:ascii="Arial" w:hAnsi="Arial" w:cs="Arial"/>
                <w:sz w:val="16"/>
              </w:rPr>
            </w:pPr>
            <w:r>
              <w:rPr>
                <w:rFonts w:ascii="Arial" w:hAnsi="Arial" w:cs="Arial"/>
                <w:sz w:val="16"/>
              </w:rPr>
              <w:t>FULL</w:t>
            </w:r>
          </w:p>
        </w:tc>
        <w:tc>
          <w:tcPr>
            <w:tcW w:w="846" w:type="dxa"/>
            <w:shd w:val="pct15" w:color="auto" w:fill="auto"/>
          </w:tcPr>
          <w:p w:rsidR="000F02B9" w:rsidRDefault="000F02B9" w:rsidP="003F7018">
            <w:pPr>
              <w:spacing w:before="60"/>
              <w:rPr>
                <w:rFonts w:ascii="Arial" w:hAnsi="Arial" w:cs="Arial"/>
                <w:sz w:val="16"/>
              </w:rPr>
            </w:pPr>
          </w:p>
        </w:tc>
      </w:tr>
      <w:tr w:rsidR="000F02B9" w:rsidTr="003F7018">
        <w:tc>
          <w:tcPr>
            <w:tcW w:w="1818" w:type="dxa"/>
          </w:tcPr>
          <w:p w:rsidR="000F02B9" w:rsidRDefault="000F02B9" w:rsidP="003F7018">
            <w:pPr>
              <w:spacing w:before="60"/>
              <w:rPr>
                <w:rFonts w:ascii="Arial" w:hAnsi="Arial" w:cs="Arial"/>
                <w:b/>
                <w:bCs/>
                <w:sz w:val="16"/>
              </w:rPr>
            </w:pPr>
            <w:r>
              <w:rPr>
                <w:rFonts w:ascii="Arial" w:hAnsi="Arial" w:cs="Arial"/>
                <w:b/>
                <w:bCs/>
                <w:sz w:val="16"/>
              </w:rPr>
              <w:t>Return Value</w:t>
            </w:r>
          </w:p>
        </w:tc>
        <w:tc>
          <w:tcPr>
            <w:tcW w:w="3240" w:type="dxa"/>
          </w:tcPr>
          <w:p w:rsidR="000F02B9" w:rsidRDefault="000F02B9" w:rsidP="003F7018">
            <w:pPr>
              <w:spacing w:before="60"/>
              <w:rPr>
                <w:rFonts w:ascii="Arial" w:hAnsi="Arial" w:cs="Arial"/>
                <w:sz w:val="16"/>
              </w:rPr>
            </w:pPr>
            <w:proofErr w:type="spellStart"/>
            <w:r w:rsidRPr="000F02B9">
              <w:rPr>
                <w:rFonts w:ascii="Arial" w:hAnsi="Arial" w:cs="Arial"/>
                <w:sz w:val="16"/>
              </w:rPr>
              <w:t>Error_Cnt_T_lgc</w:t>
            </w:r>
            <w:proofErr w:type="spellEnd"/>
          </w:p>
        </w:tc>
        <w:tc>
          <w:tcPr>
            <w:tcW w:w="900" w:type="dxa"/>
          </w:tcPr>
          <w:p w:rsidR="000F02B9" w:rsidRDefault="000F02B9" w:rsidP="003F7018">
            <w:pPr>
              <w:spacing w:before="60"/>
              <w:rPr>
                <w:rFonts w:ascii="Arial" w:hAnsi="Arial" w:cs="Arial"/>
                <w:sz w:val="16"/>
              </w:rPr>
            </w:pPr>
            <w:proofErr w:type="spellStart"/>
            <w:r>
              <w:rPr>
                <w:rFonts w:ascii="Arial" w:hAnsi="Arial" w:cs="Arial"/>
                <w:sz w:val="16"/>
              </w:rPr>
              <w:t>boolean</w:t>
            </w:r>
            <w:proofErr w:type="spellEnd"/>
          </w:p>
        </w:tc>
        <w:tc>
          <w:tcPr>
            <w:tcW w:w="720" w:type="dxa"/>
          </w:tcPr>
          <w:p w:rsidR="000F02B9" w:rsidRDefault="000F02B9" w:rsidP="003F7018">
            <w:pPr>
              <w:spacing w:before="60"/>
              <w:rPr>
                <w:rFonts w:ascii="Arial" w:hAnsi="Arial" w:cs="Arial"/>
                <w:sz w:val="16"/>
              </w:rPr>
            </w:pPr>
            <w:r>
              <w:rPr>
                <w:rFonts w:ascii="Arial" w:hAnsi="Arial" w:cs="Arial"/>
                <w:sz w:val="16"/>
              </w:rPr>
              <w:t>Out</w:t>
            </w:r>
          </w:p>
        </w:tc>
        <w:tc>
          <w:tcPr>
            <w:tcW w:w="810" w:type="dxa"/>
          </w:tcPr>
          <w:p w:rsidR="000F02B9" w:rsidRDefault="000F02B9" w:rsidP="003F7018">
            <w:pPr>
              <w:spacing w:before="60"/>
              <w:rPr>
                <w:rFonts w:ascii="Arial" w:hAnsi="Arial" w:cs="Arial"/>
                <w:sz w:val="16"/>
              </w:rPr>
            </w:pPr>
            <w:r>
              <w:rPr>
                <w:rFonts w:ascii="Arial" w:hAnsi="Arial" w:cs="Arial"/>
                <w:sz w:val="16"/>
              </w:rPr>
              <w:t>FALSE</w:t>
            </w:r>
          </w:p>
        </w:tc>
        <w:tc>
          <w:tcPr>
            <w:tcW w:w="900" w:type="dxa"/>
          </w:tcPr>
          <w:p w:rsidR="000F02B9" w:rsidRDefault="000F02B9" w:rsidP="003F7018">
            <w:pPr>
              <w:spacing w:before="60"/>
              <w:rPr>
                <w:rFonts w:ascii="Arial" w:hAnsi="Arial" w:cs="Arial"/>
                <w:sz w:val="16"/>
              </w:rPr>
            </w:pPr>
            <w:r>
              <w:rPr>
                <w:rFonts w:ascii="Arial" w:hAnsi="Arial" w:cs="Arial"/>
                <w:sz w:val="16"/>
              </w:rPr>
              <w:t>TRUE</w:t>
            </w:r>
          </w:p>
        </w:tc>
        <w:tc>
          <w:tcPr>
            <w:tcW w:w="846" w:type="dxa"/>
          </w:tcPr>
          <w:p w:rsidR="000F02B9" w:rsidRDefault="000F02B9" w:rsidP="003F7018">
            <w:pPr>
              <w:spacing w:before="60"/>
              <w:rPr>
                <w:rFonts w:ascii="Arial" w:hAnsi="Arial" w:cs="Arial"/>
                <w:sz w:val="16"/>
              </w:rPr>
            </w:pPr>
            <w:r>
              <w:rPr>
                <w:rFonts w:ascii="Arial" w:hAnsi="Arial" w:cs="Arial"/>
                <w:sz w:val="16"/>
              </w:rPr>
              <w:t>N/A</w:t>
            </w:r>
          </w:p>
        </w:tc>
      </w:tr>
    </w:tbl>
    <w:p w:rsidR="000F02B9" w:rsidRDefault="000F02B9" w:rsidP="000F02B9">
      <w:pPr>
        <w:pStyle w:val="Heading4"/>
      </w:pPr>
      <w:r>
        <w:lastRenderedPageBreak/>
        <w:t>Description</w:t>
      </w:r>
    </w:p>
    <w:bookmarkStart w:id="63" w:name="_MON_1438157734"/>
    <w:bookmarkEnd w:id="63"/>
    <w:p w:rsidR="000F02B9" w:rsidRPr="000F02B9" w:rsidRDefault="00DA6921" w:rsidP="000F02B9">
      <w:pPr>
        <w:jc w:val="center"/>
      </w:pPr>
      <w:r>
        <w:object w:dxaOrig="10793" w:dyaOrig="5821">
          <v:shape id="_x0000_i1026" type="#_x0000_t75" style="width:384.4pt;height:207.25pt" o:ole="">
            <v:imagedata r:id="rId17" o:title=""/>
          </v:shape>
          <o:OLEObject Type="Embed" ProgID="Visio.Drawing.11" ShapeID="_x0000_i1026" DrawAspect="Content" ObjectID="_1474441799" r:id="rId18"/>
        </w:object>
      </w:r>
    </w:p>
    <w:p w:rsidR="000F02B9" w:rsidRPr="000F02B9" w:rsidRDefault="000F02B9" w:rsidP="000F02B9"/>
    <w:p w:rsidR="000F02B9" w:rsidRDefault="000F02B9" w:rsidP="000F02B9">
      <w:pPr>
        <w:pStyle w:val="Heading3"/>
      </w:pPr>
      <w:bookmarkStart w:id="64" w:name="OLE_LINK108"/>
      <w:bookmarkStart w:id="65" w:name="OLE_LINK109"/>
      <w:bookmarkStart w:id="66" w:name="OLE_LINK110"/>
      <w:r>
        <w:t>Diagnostic Threshold</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3420"/>
        <w:gridCol w:w="720"/>
        <w:gridCol w:w="720"/>
        <w:gridCol w:w="810"/>
        <w:gridCol w:w="900"/>
        <w:gridCol w:w="846"/>
      </w:tblGrid>
      <w:tr w:rsidR="000F02B9" w:rsidTr="003F7018">
        <w:tc>
          <w:tcPr>
            <w:tcW w:w="1818" w:type="dxa"/>
          </w:tcPr>
          <w:p w:rsidR="000F02B9" w:rsidRDefault="000F02B9" w:rsidP="003F7018">
            <w:pPr>
              <w:spacing w:before="60"/>
              <w:rPr>
                <w:rFonts w:ascii="Arial" w:hAnsi="Arial" w:cs="Arial"/>
                <w:b/>
                <w:bCs/>
                <w:sz w:val="16"/>
              </w:rPr>
            </w:pPr>
            <w:r>
              <w:rPr>
                <w:rFonts w:ascii="Arial" w:hAnsi="Arial" w:cs="Arial"/>
                <w:b/>
                <w:bCs/>
                <w:sz w:val="16"/>
              </w:rPr>
              <w:t>Function Name</w:t>
            </w:r>
          </w:p>
        </w:tc>
        <w:tc>
          <w:tcPr>
            <w:tcW w:w="3420" w:type="dxa"/>
          </w:tcPr>
          <w:p w:rsidR="000F02B9" w:rsidRDefault="000F02B9" w:rsidP="003F7018">
            <w:pPr>
              <w:spacing w:before="60"/>
              <w:rPr>
                <w:rFonts w:ascii="Arial" w:hAnsi="Arial" w:cs="Arial"/>
                <w:sz w:val="16"/>
              </w:rPr>
            </w:pPr>
            <w:proofErr w:type="spellStart"/>
            <w:r w:rsidRPr="000F02B9">
              <w:rPr>
                <w:rFonts w:ascii="Arial" w:hAnsi="Arial" w:cs="Arial"/>
                <w:sz w:val="16"/>
              </w:rPr>
              <w:t>DiagnosticThreshold</w:t>
            </w:r>
            <w:proofErr w:type="spellEnd"/>
          </w:p>
        </w:tc>
        <w:tc>
          <w:tcPr>
            <w:tcW w:w="720" w:type="dxa"/>
            <w:shd w:val="pct30" w:color="FFFF00" w:fill="auto"/>
          </w:tcPr>
          <w:p w:rsidR="000F02B9" w:rsidRDefault="000F02B9" w:rsidP="003F7018">
            <w:pPr>
              <w:spacing w:before="60"/>
              <w:jc w:val="center"/>
              <w:rPr>
                <w:rFonts w:ascii="Arial" w:hAnsi="Arial" w:cs="Arial"/>
                <w:sz w:val="16"/>
              </w:rPr>
            </w:pPr>
            <w:r>
              <w:rPr>
                <w:rFonts w:ascii="Arial" w:hAnsi="Arial" w:cs="Arial"/>
                <w:sz w:val="16"/>
              </w:rPr>
              <w:t>Type</w:t>
            </w:r>
          </w:p>
        </w:tc>
        <w:tc>
          <w:tcPr>
            <w:tcW w:w="720" w:type="dxa"/>
            <w:shd w:val="pct30" w:color="FFFF00" w:fill="auto"/>
          </w:tcPr>
          <w:p w:rsidR="000F02B9" w:rsidRDefault="000F02B9" w:rsidP="003F7018">
            <w:pPr>
              <w:spacing w:before="60"/>
              <w:jc w:val="center"/>
              <w:rPr>
                <w:rFonts w:ascii="Arial" w:hAnsi="Arial" w:cs="Arial"/>
                <w:sz w:val="16"/>
              </w:rPr>
            </w:pPr>
            <w:r>
              <w:rPr>
                <w:rFonts w:ascii="Arial" w:hAnsi="Arial" w:cs="Arial"/>
                <w:sz w:val="16"/>
              </w:rPr>
              <w:t>Dir.</w:t>
            </w:r>
          </w:p>
        </w:tc>
        <w:tc>
          <w:tcPr>
            <w:tcW w:w="810" w:type="dxa"/>
            <w:shd w:val="pct30" w:color="FFFF00" w:fill="auto"/>
          </w:tcPr>
          <w:p w:rsidR="000F02B9" w:rsidRDefault="000F02B9" w:rsidP="003F7018">
            <w:pPr>
              <w:spacing w:before="60"/>
              <w:jc w:val="center"/>
              <w:rPr>
                <w:rFonts w:ascii="Arial" w:hAnsi="Arial" w:cs="Arial"/>
                <w:sz w:val="16"/>
              </w:rPr>
            </w:pPr>
            <w:r>
              <w:rPr>
                <w:rFonts w:ascii="Arial" w:hAnsi="Arial" w:cs="Arial"/>
                <w:sz w:val="16"/>
              </w:rPr>
              <w:t>Min</w:t>
            </w:r>
          </w:p>
        </w:tc>
        <w:tc>
          <w:tcPr>
            <w:tcW w:w="900" w:type="dxa"/>
            <w:shd w:val="pct30" w:color="FFFF00" w:fill="auto"/>
          </w:tcPr>
          <w:p w:rsidR="000F02B9" w:rsidRDefault="000F02B9" w:rsidP="003F7018">
            <w:pPr>
              <w:spacing w:before="60"/>
              <w:jc w:val="center"/>
              <w:rPr>
                <w:rFonts w:ascii="Arial" w:hAnsi="Arial" w:cs="Arial"/>
                <w:sz w:val="16"/>
              </w:rPr>
            </w:pPr>
            <w:r>
              <w:rPr>
                <w:rFonts w:ascii="Arial" w:hAnsi="Arial" w:cs="Arial"/>
                <w:sz w:val="16"/>
              </w:rPr>
              <w:t>Max</w:t>
            </w:r>
          </w:p>
        </w:tc>
        <w:tc>
          <w:tcPr>
            <w:tcW w:w="846" w:type="dxa"/>
            <w:tcBorders>
              <w:bottom w:val="single" w:sz="4" w:space="0" w:color="auto"/>
            </w:tcBorders>
            <w:shd w:val="pct30" w:color="FFFF00" w:fill="auto"/>
          </w:tcPr>
          <w:p w:rsidR="000F02B9" w:rsidRDefault="000F02B9" w:rsidP="003F7018">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F02B9" w:rsidTr="003F7018">
        <w:tc>
          <w:tcPr>
            <w:tcW w:w="1818" w:type="dxa"/>
          </w:tcPr>
          <w:p w:rsidR="000F02B9" w:rsidRDefault="000F02B9" w:rsidP="003F7018">
            <w:pPr>
              <w:spacing w:before="60"/>
              <w:rPr>
                <w:rFonts w:ascii="Arial" w:hAnsi="Arial" w:cs="Arial"/>
                <w:b/>
                <w:bCs/>
                <w:sz w:val="16"/>
              </w:rPr>
            </w:pPr>
            <w:r>
              <w:rPr>
                <w:rFonts w:ascii="Arial" w:hAnsi="Arial" w:cs="Arial"/>
                <w:b/>
                <w:bCs/>
                <w:sz w:val="16"/>
              </w:rPr>
              <w:t xml:space="preserve">Arguments Passed </w:t>
            </w:r>
          </w:p>
        </w:tc>
        <w:tc>
          <w:tcPr>
            <w:tcW w:w="3420" w:type="dxa"/>
          </w:tcPr>
          <w:p w:rsidR="000F02B9" w:rsidRDefault="000F02B9" w:rsidP="003F7018">
            <w:pPr>
              <w:spacing w:before="60"/>
              <w:rPr>
                <w:rFonts w:ascii="Arial" w:hAnsi="Arial" w:cs="Arial"/>
                <w:sz w:val="16"/>
              </w:rPr>
            </w:pPr>
            <w:proofErr w:type="spellStart"/>
            <w:r w:rsidRPr="000F02B9">
              <w:rPr>
                <w:rFonts w:ascii="Arial" w:hAnsi="Arial" w:cs="Arial"/>
                <w:sz w:val="16"/>
              </w:rPr>
              <w:t>FaultPresent_Cnt_T_lgc</w:t>
            </w:r>
            <w:proofErr w:type="spellEnd"/>
          </w:p>
        </w:tc>
        <w:tc>
          <w:tcPr>
            <w:tcW w:w="720" w:type="dxa"/>
          </w:tcPr>
          <w:p w:rsidR="000F02B9" w:rsidRDefault="000F02B9" w:rsidP="003F7018">
            <w:pPr>
              <w:spacing w:before="60"/>
              <w:rPr>
                <w:rFonts w:ascii="Arial" w:hAnsi="Arial" w:cs="Arial"/>
                <w:sz w:val="16"/>
              </w:rPr>
            </w:pPr>
            <w:r>
              <w:rPr>
                <w:rFonts w:ascii="Arial" w:hAnsi="Arial" w:cs="Arial"/>
                <w:sz w:val="16"/>
              </w:rPr>
              <w:t>Boolean</w:t>
            </w:r>
          </w:p>
        </w:tc>
        <w:tc>
          <w:tcPr>
            <w:tcW w:w="720" w:type="dxa"/>
          </w:tcPr>
          <w:p w:rsidR="000F02B9" w:rsidRDefault="000F02B9" w:rsidP="003F7018">
            <w:pPr>
              <w:spacing w:before="60"/>
              <w:rPr>
                <w:rFonts w:ascii="Arial" w:hAnsi="Arial" w:cs="Arial"/>
                <w:sz w:val="16"/>
              </w:rPr>
            </w:pPr>
            <w:r>
              <w:rPr>
                <w:rFonts w:ascii="Arial" w:hAnsi="Arial" w:cs="Arial"/>
                <w:sz w:val="16"/>
              </w:rPr>
              <w:t>In</w:t>
            </w:r>
          </w:p>
        </w:tc>
        <w:tc>
          <w:tcPr>
            <w:tcW w:w="810" w:type="dxa"/>
          </w:tcPr>
          <w:p w:rsidR="000F02B9" w:rsidRDefault="00545B64" w:rsidP="003F7018">
            <w:pPr>
              <w:spacing w:before="60"/>
              <w:rPr>
                <w:rFonts w:ascii="Arial" w:hAnsi="Arial" w:cs="Arial"/>
                <w:sz w:val="16"/>
              </w:rPr>
            </w:pPr>
            <w:r>
              <w:rPr>
                <w:rFonts w:ascii="Arial" w:hAnsi="Arial" w:cs="Arial"/>
                <w:sz w:val="16"/>
              </w:rPr>
              <w:t>FALSE</w:t>
            </w:r>
          </w:p>
        </w:tc>
        <w:tc>
          <w:tcPr>
            <w:tcW w:w="900" w:type="dxa"/>
          </w:tcPr>
          <w:p w:rsidR="000F02B9" w:rsidRDefault="00545B64" w:rsidP="003F7018">
            <w:pPr>
              <w:spacing w:before="60"/>
              <w:rPr>
                <w:rFonts w:ascii="Arial" w:hAnsi="Arial" w:cs="Arial"/>
                <w:sz w:val="16"/>
              </w:rPr>
            </w:pPr>
            <w:r>
              <w:rPr>
                <w:rFonts w:ascii="Arial" w:hAnsi="Arial" w:cs="Arial"/>
                <w:sz w:val="16"/>
              </w:rPr>
              <w:t>TRUE</w:t>
            </w:r>
          </w:p>
        </w:tc>
        <w:tc>
          <w:tcPr>
            <w:tcW w:w="846" w:type="dxa"/>
            <w:shd w:val="pct15" w:color="auto" w:fill="auto"/>
          </w:tcPr>
          <w:p w:rsidR="000F02B9" w:rsidRDefault="000F02B9" w:rsidP="003F7018">
            <w:pPr>
              <w:spacing w:before="60"/>
              <w:rPr>
                <w:rFonts w:ascii="Arial" w:hAnsi="Arial" w:cs="Arial"/>
                <w:sz w:val="16"/>
              </w:rPr>
            </w:pPr>
          </w:p>
        </w:tc>
      </w:tr>
      <w:tr w:rsidR="000F02B9" w:rsidTr="003F7018">
        <w:tc>
          <w:tcPr>
            <w:tcW w:w="1818" w:type="dxa"/>
          </w:tcPr>
          <w:p w:rsidR="000F02B9" w:rsidRDefault="000F02B9" w:rsidP="003F7018">
            <w:pPr>
              <w:spacing w:before="60"/>
              <w:rPr>
                <w:rFonts w:ascii="Arial" w:hAnsi="Arial" w:cs="Arial"/>
                <w:b/>
                <w:bCs/>
                <w:sz w:val="16"/>
              </w:rPr>
            </w:pPr>
          </w:p>
        </w:tc>
        <w:tc>
          <w:tcPr>
            <w:tcW w:w="3420" w:type="dxa"/>
          </w:tcPr>
          <w:p w:rsidR="000F02B9" w:rsidRDefault="000F02B9" w:rsidP="003F7018">
            <w:pPr>
              <w:spacing w:before="60"/>
              <w:rPr>
                <w:rFonts w:ascii="Arial" w:hAnsi="Arial" w:cs="Arial"/>
                <w:sz w:val="16"/>
              </w:rPr>
            </w:pPr>
            <w:bookmarkStart w:id="67" w:name="OLE_LINK102"/>
            <w:bookmarkStart w:id="68" w:name="OLE_LINK103"/>
            <w:proofErr w:type="spellStart"/>
            <w:r w:rsidRPr="000F02B9">
              <w:rPr>
                <w:rFonts w:ascii="Arial" w:hAnsi="Arial" w:cs="Arial"/>
                <w:sz w:val="16"/>
              </w:rPr>
              <w:t>DiagSettings_Cnt_T_str</w:t>
            </w:r>
            <w:bookmarkEnd w:id="67"/>
            <w:bookmarkEnd w:id="68"/>
            <w:proofErr w:type="spellEnd"/>
          </w:p>
        </w:tc>
        <w:tc>
          <w:tcPr>
            <w:tcW w:w="720" w:type="dxa"/>
          </w:tcPr>
          <w:p w:rsidR="000F02B9" w:rsidRDefault="000F02B9" w:rsidP="003F7018">
            <w:pPr>
              <w:spacing w:before="60"/>
              <w:rPr>
                <w:rFonts w:ascii="Arial" w:hAnsi="Arial" w:cs="Arial"/>
                <w:sz w:val="16"/>
              </w:rPr>
            </w:pPr>
            <w:proofErr w:type="spellStart"/>
            <w:r w:rsidRPr="000F02B9">
              <w:rPr>
                <w:rFonts w:ascii="Arial" w:hAnsi="Arial" w:cs="Arial"/>
                <w:sz w:val="16"/>
              </w:rPr>
              <w:t>DiagSettings_Str</w:t>
            </w:r>
            <w:proofErr w:type="spellEnd"/>
          </w:p>
        </w:tc>
        <w:tc>
          <w:tcPr>
            <w:tcW w:w="720" w:type="dxa"/>
          </w:tcPr>
          <w:p w:rsidR="000F02B9" w:rsidRDefault="000F02B9" w:rsidP="003F7018">
            <w:pPr>
              <w:spacing w:before="60"/>
              <w:rPr>
                <w:rFonts w:ascii="Arial" w:hAnsi="Arial" w:cs="Arial"/>
                <w:sz w:val="16"/>
              </w:rPr>
            </w:pPr>
            <w:r>
              <w:rPr>
                <w:rFonts w:ascii="Arial" w:hAnsi="Arial" w:cs="Arial"/>
                <w:sz w:val="16"/>
              </w:rPr>
              <w:t>In</w:t>
            </w:r>
          </w:p>
        </w:tc>
        <w:tc>
          <w:tcPr>
            <w:tcW w:w="810" w:type="dxa"/>
          </w:tcPr>
          <w:p w:rsidR="000F02B9" w:rsidRDefault="000F02B9" w:rsidP="003F7018">
            <w:pPr>
              <w:spacing w:before="60"/>
              <w:rPr>
                <w:rFonts w:ascii="Arial" w:hAnsi="Arial" w:cs="Arial"/>
                <w:sz w:val="16"/>
              </w:rPr>
            </w:pPr>
            <w:r>
              <w:rPr>
                <w:rFonts w:ascii="Arial" w:hAnsi="Arial" w:cs="Arial"/>
                <w:sz w:val="16"/>
              </w:rPr>
              <w:t>FULL</w:t>
            </w:r>
          </w:p>
        </w:tc>
        <w:tc>
          <w:tcPr>
            <w:tcW w:w="900" w:type="dxa"/>
          </w:tcPr>
          <w:p w:rsidR="000F02B9" w:rsidRDefault="000F02B9" w:rsidP="003F7018">
            <w:pPr>
              <w:spacing w:before="60"/>
              <w:rPr>
                <w:rFonts w:ascii="Arial" w:hAnsi="Arial" w:cs="Arial"/>
                <w:sz w:val="16"/>
              </w:rPr>
            </w:pPr>
            <w:r>
              <w:rPr>
                <w:rFonts w:ascii="Arial" w:hAnsi="Arial" w:cs="Arial"/>
                <w:sz w:val="16"/>
              </w:rPr>
              <w:t>FULL</w:t>
            </w:r>
          </w:p>
        </w:tc>
        <w:tc>
          <w:tcPr>
            <w:tcW w:w="846" w:type="dxa"/>
            <w:shd w:val="pct15" w:color="auto" w:fill="auto"/>
          </w:tcPr>
          <w:p w:rsidR="000F02B9" w:rsidRDefault="000F02B9" w:rsidP="003F7018">
            <w:pPr>
              <w:spacing w:before="60"/>
              <w:rPr>
                <w:rFonts w:ascii="Arial" w:hAnsi="Arial" w:cs="Arial"/>
                <w:sz w:val="16"/>
              </w:rPr>
            </w:pPr>
          </w:p>
        </w:tc>
      </w:tr>
      <w:tr w:rsidR="000F02B9" w:rsidTr="003F7018">
        <w:tc>
          <w:tcPr>
            <w:tcW w:w="1818" w:type="dxa"/>
          </w:tcPr>
          <w:p w:rsidR="000F02B9" w:rsidRDefault="000F02B9" w:rsidP="003F7018">
            <w:pPr>
              <w:spacing w:before="60"/>
              <w:rPr>
                <w:rFonts w:ascii="Arial" w:hAnsi="Arial" w:cs="Arial"/>
                <w:b/>
                <w:bCs/>
                <w:sz w:val="16"/>
              </w:rPr>
            </w:pPr>
          </w:p>
        </w:tc>
        <w:tc>
          <w:tcPr>
            <w:tcW w:w="3420" w:type="dxa"/>
          </w:tcPr>
          <w:p w:rsidR="000F02B9" w:rsidRPr="000F02B9" w:rsidRDefault="000F02B9" w:rsidP="003F7018">
            <w:pPr>
              <w:spacing w:before="60"/>
              <w:rPr>
                <w:rFonts w:ascii="Arial" w:hAnsi="Arial" w:cs="Arial"/>
                <w:sz w:val="16"/>
              </w:rPr>
            </w:pPr>
            <w:proofErr w:type="spellStart"/>
            <w:r w:rsidRPr="000F02B9">
              <w:rPr>
                <w:rFonts w:ascii="Arial" w:hAnsi="Arial" w:cs="Arial"/>
                <w:sz w:val="16"/>
              </w:rPr>
              <w:t>DiagSettings_Cnt_T_str</w:t>
            </w:r>
            <w:r>
              <w:rPr>
                <w:rFonts w:ascii="Arial" w:hAnsi="Arial" w:cs="Arial"/>
                <w:sz w:val="16"/>
              </w:rPr>
              <w:t>.NStep</w:t>
            </w:r>
            <w:proofErr w:type="spellEnd"/>
          </w:p>
        </w:tc>
        <w:tc>
          <w:tcPr>
            <w:tcW w:w="720" w:type="dxa"/>
          </w:tcPr>
          <w:p w:rsidR="000F02B9" w:rsidRPr="000F02B9" w:rsidRDefault="000F02B9" w:rsidP="003F7018">
            <w:pPr>
              <w:spacing w:before="60"/>
              <w:rPr>
                <w:rFonts w:ascii="Arial" w:hAnsi="Arial" w:cs="Arial"/>
                <w:sz w:val="16"/>
              </w:rPr>
            </w:pPr>
            <w:bookmarkStart w:id="69" w:name="OLE_LINK104"/>
            <w:bookmarkStart w:id="70" w:name="OLE_LINK105"/>
            <w:r>
              <w:rPr>
                <w:rFonts w:ascii="Arial" w:hAnsi="Arial" w:cs="Arial"/>
                <w:sz w:val="16"/>
              </w:rPr>
              <w:t>uint16</w:t>
            </w:r>
            <w:bookmarkEnd w:id="69"/>
            <w:bookmarkEnd w:id="70"/>
          </w:p>
        </w:tc>
        <w:tc>
          <w:tcPr>
            <w:tcW w:w="720" w:type="dxa"/>
          </w:tcPr>
          <w:p w:rsidR="000F02B9" w:rsidRDefault="000F02B9" w:rsidP="003F7018">
            <w:pPr>
              <w:spacing w:before="60"/>
              <w:rPr>
                <w:rFonts w:ascii="Arial" w:hAnsi="Arial" w:cs="Arial"/>
                <w:sz w:val="16"/>
              </w:rPr>
            </w:pPr>
            <w:r>
              <w:rPr>
                <w:rFonts w:ascii="Arial" w:hAnsi="Arial" w:cs="Arial"/>
                <w:sz w:val="16"/>
              </w:rPr>
              <w:t>In</w:t>
            </w:r>
          </w:p>
        </w:tc>
        <w:tc>
          <w:tcPr>
            <w:tcW w:w="810" w:type="dxa"/>
          </w:tcPr>
          <w:p w:rsidR="000F02B9" w:rsidRDefault="000F02B9" w:rsidP="003F7018">
            <w:pPr>
              <w:spacing w:before="60"/>
              <w:rPr>
                <w:rFonts w:ascii="Arial" w:hAnsi="Arial" w:cs="Arial"/>
                <w:sz w:val="16"/>
              </w:rPr>
            </w:pPr>
            <w:r>
              <w:rPr>
                <w:rFonts w:ascii="Arial" w:hAnsi="Arial" w:cs="Arial"/>
                <w:sz w:val="16"/>
              </w:rPr>
              <w:t>FULL</w:t>
            </w:r>
          </w:p>
        </w:tc>
        <w:tc>
          <w:tcPr>
            <w:tcW w:w="900" w:type="dxa"/>
          </w:tcPr>
          <w:p w:rsidR="000F02B9" w:rsidRDefault="000F02B9" w:rsidP="003F7018">
            <w:pPr>
              <w:spacing w:before="60"/>
              <w:rPr>
                <w:rFonts w:ascii="Arial" w:hAnsi="Arial" w:cs="Arial"/>
                <w:sz w:val="16"/>
              </w:rPr>
            </w:pPr>
            <w:r>
              <w:rPr>
                <w:rFonts w:ascii="Arial" w:hAnsi="Arial" w:cs="Arial"/>
                <w:sz w:val="16"/>
              </w:rPr>
              <w:t>FULL</w:t>
            </w:r>
          </w:p>
        </w:tc>
        <w:tc>
          <w:tcPr>
            <w:tcW w:w="846" w:type="dxa"/>
            <w:shd w:val="pct15" w:color="auto" w:fill="auto"/>
          </w:tcPr>
          <w:p w:rsidR="000F02B9" w:rsidRDefault="000F02B9" w:rsidP="003F7018">
            <w:pPr>
              <w:spacing w:before="60"/>
              <w:rPr>
                <w:rFonts w:ascii="Arial" w:hAnsi="Arial" w:cs="Arial"/>
                <w:sz w:val="16"/>
              </w:rPr>
            </w:pPr>
          </w:p>
        </w:tc>
      </w:tr>
      <w:tr w:rsidR="000F02B9" w:rsidTr="003F7018">
        <w:tc>
          <w:tcPr>
            <w:tcW w:w="1818" w:type="dxa"/>
          </w:tcPr>
          <w:p w:rsidR="000F02B9" w:rsidRDefault="000F02B9" w:rsidP="003F7018">
            <w:pPr>
              <w:spacing w:before="60"/>
              <w:rPr>
                <w:rFonts w:ascii="Arial" w:hAnsi="Arial" w:cs="Arial"/>
                <w:b/>
                <w:bCs/>
                <w:sz w:val="16"/>
              </w:rPr>
            </w:pPr>
          </w:p>
        </w:tc>
        <w:tc>
          <w:tcPr>
            <w:tcW w:w="3420" w:type="dxa"/>
          </w:tcPr>
          <w:p w:rsidR="000F02B9" w:rsidRPr="000F02B9" w:rsidRDefault="000F02B9" w:rsidP="003F7018">
            <w:pPr>
              <w:spacing w:before="60"/>
              <w:rPr>
                <w:rFonts w:ascii="Arial" w:hAnsi="Arial" w:cs="Arial"/>
                <w:sz w:val="16"/>
              </w:rPr>
            </w:pPr>
            <w:proofErr w:type="spellStart"/>
            <w:r w:rsidRPr="000F02B9">
              <w:rPr>
                <w:rFonts w:ascii="Arial" w:hAnsi="Arial" w:cs="Arial"/>
                <w:sz w:val="16"/>
              </w:rPr>
              <w:t>DiagSettings_Cnt_T_str</w:t>
            </w:r>
            <w:r>
              <w:rPr>
                <w:rFonts w:ascii="Arial" w:hAnsi="Arial" w:cs="Arial"/>
                <w:sz w:val="16"/>
              </w:rPr>
              <w:t>.PStep</w:t>
            </w:r>
            <w:proofErr w:type="spellEnd"/>
          </w:p>
        </w:tc>
        <w:tc>
          <w:tcPr>
            <w:tcW w:w="720" w:type="dxa"/>
          </w:tcPr>
          <w:p w:rsidR="000F02B9" w:rsidRPr="000F02B9" w:rsidRDefault="000F02B9" w:rsidP="003F7018">
            <w:pPr>
              <w:spacing w:before="60"/>
              <w:rPr>
                <w:rFonts w:ascii="Arial" w:hAnsi="Arial" w:cs="Arial"/>
                <w:sz w:val="16"/>
              </w:rPr>
            </w:pPr>
            <w:r>
              <w:rPr>
                <w:rFonts w:ascii="Arial" w:hAnsi="Arial" w:cs="Arial"/>
                <w:sz w:val="16"/>
              </w:rPr>
              <w:t>uint16</w:t>
            </w:r>
          </w:p>
        </w:tc>
        <w:tc>
          <w:tcPr>
            <w:tcW w:w="720" w:type="dxa"/>
          </w:tcPr>
          <w:p w:rsidR="000F02B9" w:rsidRDefault="000F02B9" w:rsidP="003F7018">
            <w:pPr>
              <w:spacing w:before="60"/>
              <w:rPr>
                <w:rFonts w:ascii="Arial" w:hAnsi="Arial" w:cs="Arial"/>
                <w:sz w:val="16"/>
              </w:rPr>
            </w:pPr>
            <w:r>
              <w:rPr>
                <w:rFonts w:ascii="Arial" w:hAnsi="Arial" w:cs="Arial"/>
                <w:sz w:val="16"/>
              </w:rPr>
              <w:t>In</w:t>
            </w:r>
          </w:p>
        </w:tc>
        <w:tc>
          <w:tcPr>
            <w:tcW w:w="810" w:type="dxa"/>
          </w:tcPr>
          <w:p w:rsidR="000F02B9" w:rsidRDefault="000F02B9" w:rsidP="003F7018">
            <w:pPr>
              <w:spacing w:before="60"/>
              <w:rPr>
                <w:rFonts w:ascii="Arial" w:hAnsi="Arial" w:cs="Arial"/>
                <w:sz w:val="16"/>
              </w:rPr>
            </w:pPr>
            <w:r>
              <w:rPr>
                <w:rFonts w:ascii="Arial" w:hAnsi="Arial" w:cs="Arial"/>
                <w:sz w:val="16"/>
              </w:rPr>
              <w:t>FULL</w:t>
            </w:r>
          </w:p>
        </w:tc>
        <w:tc>
          <w:tcPr>
            <w:tcW w:w="900" w:type="dxa"/>
          </w:tcPr>
          <w:p w:rsidR="000F02B9" w:rsidRDefault="000F02B9" w:rsidP="003F7018">
            <w:pPr>
              <w:spacing w:before="60"/>
              <w:rPr>
                <w:rFonts w:ascii="Arial" w:hAnsi="Arial" w:cs="Arial"/>
                <w:sz w:val="16"/>
              </w:rPr>
            </w:pPr>
            <w:r>
              <w:rPr>
                <w:rFonts w:ascii="Arial" w:hAnsi="Arial" w:cs="Arial"/>
                <w:sz w:val="16"/>
              </w:rPr>
              <w:t>FULL</w:t>
            </w:r>
          </w:p>
        </w:tc>
        <w:tc>
          <w:tcPr>
            <w:tcW w:w="846" w:type="dxa"/>
            <w:shd w:val="pct15" w:color="auto" w:fill="auto"/>
          </w:tcPr>
          <w:p w:rsidR="000F02B9" w:rsidRDefault="000F02B9" w:rsidP="003F7018">
            <w:pPr>
              <w:spacing w:before="60"/>
              <w:rPr>
                <w:rFonts w:ascii="Arial" w:hAnsi="Arial" w:cs="Arial"/>
                <w:sz w:val="16"/>
              </w:rPr>
            </w:pPr>
          </w:p>
        </w:tc>
      </w:tr>
      <w:tr w:rsidR="000F02B9" w:rsidTr="003F7018">
        <w:tc>
          <w:tcPr>
            <w:tcW w:w="1818" w:type="dxa"/>
          </w:tcPr>
          <w:p w:rsidR="000F02B9" w:rsidRDefault="000F02B9" w:rsidP="003F7018">
            <w:pPr>
              <w:spacing w:before="60"/>
              <w:rPr>
                <w:rFonts w:ascii="Arial" w:hAnsi="Arial" w:cs="Arial"/>
                <w:b/>
                <w:bCs/>
                <w:sz w:val="16"/>
              </w:rPr>
            </w:pPr>
            <w:bookmarkStart w:id="71" w:name="_Hlk364415503"/>
          </w:p>
        </w:tc>
        <w:tc>
          <w:tcPr>
            <w:tcW w:w="3420" w:type="dxa"/>
          </w:tcPr>
          <w:p w:rsidR="000F02B9" w:rsidRPr="000F02B9" w:rsidRDefault="000F02B9" w:rsidP="003F7018">
            <w:pPr>
              <w:spacing w:before="60"/>
              <w:rPr>
                <w:rFonts w:ascii="Arial" w:hAnsi="Arial" w:cs="Arial"/>
                <w:sz w:val="16"/>
              </w:rPr>
            </w:pPr>
            <w:proofErr w:type="spellStart"/>
            <w:r w:rsidRPr="000F02B9">
              <w:rPr>
                <w:rFonts w:ascii="Arial" w:hAnsi="Arial" w:cs="Arial"/>
                <w:sz w:val="16"/>
              </w:rPr>
              <w:t>DiagSettings_Cnt_T_str</w:t>
            </w:r>
            <w:r>
              <w:rPr>
                <w:rFonts w:ascii="Arial" w:hAnsi="Arial" w:cs="Arial"/>
                <w:sz w:val="16"/>
              </w:rPr>
              <w:t>.Threshold</w:t>
            </w:r>
            <w:proofErr w:type="spellEnd"/>
          </w:p>
        </w:tc>
        <w:tc>
          <w:tcPr>
            <w:tcW w:w="720" w:type="dxa"/>
          </w:tcPr>
          <w:p w:rsidR="000F02B9" w:rsidRPr="000F02B9" w:rsidRDefault="000F02B9" w:rsidP="003F7018">
            <w:pPr>
              <w:spacing w:before="60"/>
              <w:rPr>
                <w:rFonts w:ascii="Arial" w:hAnsi="Arial" w:cs="Arial"/>
                <w:sz w:val="16"/>
              </w:rPr>
            </w:pPr>
            <w:r>
              <w:rPr>
                <w:rFonts w:ascii="Arial" w:hAnsi="Arial" w:cs="Arial"/>
                <w:sz w:val="16"/>
              </w:rPr>
              <w:t>uint16</w:t>
            </w:r>
          </w:p>
        </w:tc>
        <w:tc>
          <w:tcPr>
            <w:tcW w:w="720" w:type="dxa"/>
          </w:tcPr>
          <w:p w:rsidR="000F02B9" w:rsidRDefault="000F02B9" w:rsidP="003F7018">
            <w:pPr>
              <w:spacing w:before="60"/>
              <w:rPr>
                <w:rFonts w:ascii="Arial" w:hAnsi="Arial" w:cs="Arial"/>
                <w:sz w:val="16"/>
              </w:rPr>
            </w:pPr>
            <w:r>
              <w:rPr>
                <w:rFonts w:ascii="Arial" w:hAnsi="Arial" w:cs="Arial"/>
                <w:sz w:val="16"/>
              </w:rPr>
              <w:t>In</w:t>
            </w:r>
          </w:p>
        </w:tc>
        <w:tc>
          <w:tcPr>
            <w:tcW w:w="810" w:type="dxa"/>
          </w:tcPr>
          <w:p w:rsidR="000F02B9" w:rsidRDefault="000F02B9" w:rsidP="003F7018">
            <w:pPr>
              <w:spacing w:before="60"/>
              <w:rPr>
                <w:rFonts w:ascii="Arial" w:hAnsi="Arial" w:cs="Arial"/>
                <w:sz w:val="16"/>
              </w:rPr>
            </w:pPr>
            <w:r>
              <w:rPr>
                <w:rFonts w:ascii="Arial" w:hAnsi="Arial" w:cs="Arial"/>
                <w:sz w:val="16"/>
              </w:rPr>
              <w:t>FULL</w:t>
            </w:r>
          </w:p>
        </w:tc>
        <w:tc>
          <w:tcPr>
            <w:tcW w:w="900" w:type="dxa"/>
          </w:tcPr>
          <w:p w:rsidR="000F02B9" w:rsidRDefault="000F02B9" w:rsidP="003F7018">
            <w:pPr>
              <w:spacing w:before="60"/>
              <w:rPr>
                <w:rFonts w:ascii="Arial" w:hAnsi="Arial" w:cs="Arial"/>
                <w:sz w:val="16"/>
              </w:rPr>
            </w:pPr>
            <w:r>
              <w:rPr>
                <w:rFonts w:ascii="Arial" w:hAnsi="Arial" w:cs="Arial"/>
                <w:sz w:val="16"/>
              </w:rPr>
              <w:t>FULL</w:t>
            </w:r>
          </w:p>
        </w:tc>
        <w:tc>
          <w:tcPr>
            <w:tcW w:w="846" w:type="dxa"/>
            <w:shd w:val="pct15" w:color="auto" w:fill="auto"/>
          </w:tcPr>
          <w:p w:rsidR="000F02B9" w:rsidRDefault="000F02B9" w:rsidP="003F7018">
            <w:pPr>
              <w:spacing w:before="60"/>
              <w:rPr>
                <w:rFonts w:ascii="Arial" w:hAnsi="Arial" w:cs="Arial"/>
                <w:sz w:val="16"/>
              </w:rPr>
            </w:pPr>
          </w:p>
        </w:tc>
      </w:tr>
      <w:bookmarkEnd w:id="71"/>
      <w:tr w:rsidR="000F02B9" w:rsidTr="003F7018">
        <w:tc>
          <w:tcPr>
            <w:tcW w:w="1818" w:type="dxa"/>
          </w:tcPr>
          <w:p w:rsidR="000F02B9" w:rsidRDefault="000F02B9" w:rsidP="003F7018">
            <w:pPr>
              <w:spacing w:before="60"/>
              <w:rPr>
                <w:rFonts w:ascii="Arial" w:hAnsi="Arial" w:cs="Arial"/>
                <w:b/>
                <w:bCs/>
                <w:sz w:val="16"/>
              </w:rPr>
            </w:pPr>
          </w:p>
        </w:tc>
        <w:tc>
          <w:tcPr>
            <w:tcW w:w="3420" w:type="dxa"/>
          </w:tcPr>
          <w:p w:rsidR="000F02B9" w:rsidRPr="00137502" w:rsidRDefault="000F02B9" w:rsidP="003F7018">
            <w:pPr>
              <w:spacing w:before="60"/>
              <w:rPr>
                <w:rFonts w:ascii="Arial" w:hAnsi="Arial" w:cs="Arial"/>
                <w:sz w:val="16"/>
              </w:rPr>
            </w:pPr>
            <w:r w:rsidRPr="000F02B9">
              <w:rPr>
                <w:rFonts w:ascii="Arial" w:hAnsi="Arial" w:cs="Arial"/>
                <w:sz w:val="16"/>
              </w:rPr>
              <w:t>AccumulatorPtr_Cnt_T_u16</w:t>
            </w:r>
          </w:p>
        </w:tc>
        <w:tc>
          <w:tcPr>
            <w:tcW w:w="720" w:type="dxa"/>
          </w:tcPr>
          <w:p w:rsidR="000F02B9" w:rsidRDefault="000F02B9" w:rsidP="003F7018">
            <w:pPr>
              <w:spacing w:before="60"/>
              <w:rPr>
                <w:rFonts w:ascii="Arial" w:hAnsi="Arial" w:cs="Arial"/>
                <w:sz w:val="16"/>
              </w:rPr>
            </w:pPr>
            <w:r>
              <w:rPr>
                <w:rFonts w:ascii="Arial" w:hAnsi="Arial" w:cs="Arial"/>
                <w:sz w:val="16"/>
              </w:rPr>
              <w:t>uint16</w:t>
            </w:r>
          </w:p>
        </w:tc>
        <w:tc>
          <w:tcPr>
            <w:tcW w:w="720" w:type="dxa"/>
          </w:tcPr>
          <w:p w:rsidR="000F02B9" w:rsidRDefault="000F02B9" w:rsidP="003F7018">
            <w:pPr>
              <w:spacing w:before="60"/>
              <w:rPr>
                <w:rFonts w:ascii="Arial" w:hAnsi="Arial" w:cs="Arial"/>
                <w:sz w:val="16"/>
              </w:rPr>
            </w:pPr>
            <w:r>
              <w:rPr>
                <w:rFonts w:ascii="Arial" w:hAnsi="Arial" w:cs="Arial"/>
                <w:sz w:val="16"/>
              </w:rPr>
              <w:t>In/Out</w:t>
            </w:r>
          </w:p>
        </w:tc>
        <w:tc>
          <w:tcPr>
            <w:tcW w:w="810" w:type="dxa"/>
          </w:tcPr>
          <w:p w:rsidR="000F02B9" w:rsidRDefault="000F02B9" w:rsidP="003F7018">
            <w:pPr>
              <w:spacing w:before="60"/>
              <w:rPr>
                <w:rFonts w:ascii="Arial" w:hAnsi="Arial" w:cs="Arial"/>
                <w:sz w:val="16"/>
              </w:rPr>
            </w:pPr>
            <w:r>
              <w:rPr>
                <w:rFonts w:ascii="Arial" w:hAnsi="Arial" w:cs="Arial"/>
                <w:sz w:val="16"/>
              </w:rPr>
              <w:t>FULL</w:t>
            </w:r>
          </w:p>
        </w:tc>
        <w:tc>
          <w:tcPr>
            <w:tcW w:w="900" w:type="dxa"/>
          </w:tcPr>
          <w:p w:rsidR="000F02B9" w:rsidRDefault="000F02B9" w:rsidP="003F7018">
            <w:pPr>
              <w:spacing w:before="60"/>
              <w:rPr>
                <w:rFonts w:ascii="Arial" w:hAnsi="Arial" w:cs="Arial"/>
                <w:sz w:val="16"/>
              </w:rPr>
            </w:pPr>
            <w:r>
              <w:rPr>
                <w:rFonts w:ascii="Arial" w:hAnsi="Arial" w:cs="Arial"/>
                <w:sz w:val="16"/>
              </w:rPr>
              <w:t>FULL</w:t>
            </w:r>
          </w:p>
        </w:tc>
        <w:tc>
          <w:tcPr>
            <w:tcW w:w="846" w:type="dxa"/>
            <w:shd w:val="pct15" w:color="auto" w:fill="auto"/>
          </w:tcPr>
          <w:p w:rsidR="000F02B9" w:rsidRDefault="000F02B9" w:rsidP="003F7018">
            <w:pPr>
              <w:spacing w:before="60"/>
              <w:rPr>
                <w:rFonts w:ascii="Arial" w:hAnsi="Arial" w:cs="Arial"/>
                <w:sz w:val="16"/>
              </w:rPr>
            </w:pPr>
          </w:p>
        </w:tc>
      </w:tr>
      <w:tr w:rsidR="000F02B9" w:rsidTr="003F7018">
        <w:tc>
          <w:tcPr>
            <w:tcW w:w="1818" w:type="dxa"/>
          </w:tcPr>
          <w:p w:rsidR="000F02B9" w:rsidRDefault="000F02B9" w:rsidP="003F7018">
            <w:pPr>
              <w:spacing w:before="60"/>
              <w:rPr>
                <w:rFonts w:ascii="Arial" w:hAnsi="Arial" w:cs="Arial"/>
                <w:b/>
                <w:bCs/>
                <w:sz w:val="16"/>
              </w:rPr>
            </w:pPr>
            <w:r>
              <w:rPr>
                <w:rFonts w:ascii="Arial" w:hAnsi="Arial" w:cs="Arial"/>
                <w:b/>
                <w:bCs/>
                <w:sz w:val="16"/>
              </w:rPr>
              <w:t>Return Value</w:t>
            </w:r>
          </w:p>
        </w:tc>
        <w:tc>
          <w:tcPr>
            <w:tcW w:w="3420" w:type="dxa"/>
          </w:tcPr>
          <w:p w:rsidR="000F02B9" w:rsidRDefault="000F02B9" w:rsidP="003F7018">
            <w:pPr>
              <w:spacing w:before="60"/>
              <w:rPr>
                <w:rFonts w:ascii="Arial" w:hAnsi="Arial" w:cs="Arial"/>
                <w:sz w:val="16"/>
              </w:rPr>
            </w:pPr>
            <w:proofErr w:type="spellStart"/>
            <w:r w:rsidRPr="000F02B9">
              <w:rPr>
                <w:rFonts w:ascii="Arial" w:hAnsi="Arial" w:cs="Arial"/>
                <w:sz w:val="16"/>
              </w:rPr>
              <w:t>DiagFailed_Cnt_T_lgc</w:t>
            </w:r>
            <w:proofErr w:type="spellEnd"/>
          </w:p>
        </w:tc>
        <w:tc>
          <w:tcPr>
            <w:tcW w:w="720" w:type="dxa"/>
          </w:tcPr>
          <w:p w:rsidR="000F02B9" w:rsidRDefault="000F02B9" w:rsidP="003F7018">
            <w:pPr>
              <w:spacing w:before="60"/>
              <w:rPr>
                <w:rFonts w:ascii="Arial" w:hAnsi="Arial" w:cs="Arial"/>
                <w:sz w:val="16"/>
              </w:rPr>
            </w:pPr>
            <w:proofErr w:type="spellStart"/>
            <w:r>
              <w:rPr>
                <w:rFonts w:ascii="Arial" w:hAnsi="Arial" w:cs="Arial"/>
                <w:sz w:val="16"/>
              </w:rPr>
              <w:t>boolean</w:t>
            </w:r>
            <w:proofErr w:type="spellEnd"/>
          </w:p>
        </w:tc>
        <w:tc>
          <w:tcPr>
            <w:tcW w:w="720" w:type="dxa"/>
          </w:tcPr>
          <w:p w:rsidR="000F02B9" w:rsidRDefault="000F02B9" w:rsidP="003F7018">
            <w:pPr>
              <w:spacing w:before="60"/>
              <w:rPr>
                <w:rFonts w:ascii="Arial" w:hAnsi="Arial" w:cs="Arial"/>
                <w:sz w:val="16"/>
              </w:rPr>
            </w:pPr>
            <w:r>
              <w:rPr>
                <w:rFonts w:ascii="Arial" w:hAnsi="Arial" w:cs="Arial"/>
                <w:sz w:val="16"/>
              </w:rPr>
              <w:t>Out</w:t>
            </w:r>
          </w:p>
        </w:tc>
        <w:tc>
          <w:tcPr>
            <w:tcW w:w="810" w:type="dxa"/>
          </w:tcPr>
          <w:p w:rsidR="000F02B9" w:rsidRDefault="000F02B9" w:rsidP="003F7018">
            <w:pPr>
              <w:spacing w:before="60"/>
              <w:rPr>
                <w:rFonts w:ascii="Arial" w:hAnsi="Arial" w:cs="Arial"/>
                <w:sz w:val="16"/>
              </w:rPr>
            </w:pPr>
            <w:r>
              <w:rPr>
                <w:rFonts w:ascii="Arial" w:hAnsi="Arial" w:cs="Arial"/>
                <w:sz w:val="16"/>
              </w:rPr>
              <w:t>FALSE</w:t>
            </w:r>
          </w:p>
        </w:tc>
        <w:tc>
          <w:tcPr>
            <w:tcW w:w="900" w:type="dxa"/>
          </w:tcPr>
          <w:p w:rsidR="000F02B9" w:rsidRDefault="000F02B9" w:rsidP="003F7018">
            <w:pPr>
              <w:spacing w:before="60"/>
              <w:rPr>
                <w:rFonts w:ascii="Arial" w:hAnsi="Arial" w:cs="Arial"/>
                <w:sz w:val="16"/>
              </w:rPr>
            </w:pPr>
            <w:r>
              <w:rPr>
                <w:rFonts w:ascii="Arial" w:hAnsi="Arial" w:cs="Arial"/>
                <w:sz w:val="16"/>
              </w:rPr>
              <w:t>TRUE</w:t>
            </w:r>
          </w:p>
        </w:tc>
        <w:tc>
          <w:tcPr>
            <w:tcW w:w="846" w:type="dxa"/>
          </w:tcPr>
          <w:p w:rsidR="000F02B9" w:rsidRDefault="000F02B9" w:rsidP="003F7018">
            <w:pPr>
              <w:spacing w:before="60"/>
              <w:rPr>
                <w:rFonts w:ascii="Arial" w:hAnsi="Arial" w:cs="Arial"/>
                <w:sz w:val="16"/>
              </w:rPr>
            </w:pPr>
            <w:r>
              <w:rPr>
                <w:rFonts w:ascii="Arial" w:hAnsi="Arial" w:cs="Arial"/>
                <w:sz w:val="16"/>
              </w:rPr>
              <w:t>N/A</w:t>
            </w:r>
          </w:p>
        </w:tc>
      </w:tr>
    </w:tbl>
    <w:p w:rsidR="000F02B9" w:rsidRDefault="000F02B9" w:rsidP="000F02B9">
      <w:pPr>
        <w:pStyle w:val="Heading4"/>
      </w:pPr>
      <w:r>
        <w:lastRenderedPageBreak/>
        <w:t>Description</w:t>
      </w:r>
    </w:p>
    <w:bookmarkStart w:id="72" w:name="_MON_1438157452"/>
    <w:bookmarkEnd w:id="72"/>
    <w:p w:rsidR="006916F2" w:rsidRDefault="000F02B9" w:rsidP="000F02B9">
      <w:pPr>
        <w:jc w:val="center"/>
        <w:rPr>
          <w:ins w:id="73" w:author="Sengottaiyan, Selva" w:date="2014-10-09T16:33:00Z"/>
        </w:rPr>
      </w:pPr>
      <w:r>
        <w:object w:dxaOrig="10567" w:dyaOrig="6065">
          <v:shape id="_x0000_i1027" type="#_x0000_t75" style="width:376.9pt;height:213.5pt" o:ole="">
            <v:imagedata r:id="rId19" o:title=""/>
          </v:shape>
          <o:OLEObject Type="Embed" ProgID="Visio.Drawing.11" ShapeID="_x0000_i1027" DrawAspect="Content" ObjectID="_1474441800" r:id="rId20"/>
        </w:object>
      </w:r>
    </w:p>
    <w:p w:rsidR="006916F2" w:rsidRDefault="006916F2" w:rsidP="006916F2">
      <w:pPr>
        <w:rPr>
          <w:ins w:id="74" w:author="Sengottaiyan, Selva" w:date="2014-10-09T16:33:00Z"/>
        </w:rPr>
        <w:pPrChange w:id="75" w:author="Sengottaiyan, Selva" w:date="2014-10-09T16:33:00Z">
          <w:pPr>
            <w:spacing w:after="0"/>
          </w:pPr>
        </w:pPrChange>
      </w:pPr>
      <w:ins w:id="76" w:author="Sengottaiyan, Selva" w:date="2014-10-09T16:33:00Z">
        <w:r>
          <w:br w:type="page"/>
        </w:r>
      </w:ins>
    </w:p>
    <w:p w:rsidR="000F02B9" w:rsidRPr="000F02B9" w:rsidDel="006916F2" w:rsidRDefault="000F02B9" w:rsidP="006916F2">
      <w:pPr>
        <w:rPr>
          <w:del w:id="77" w:author="Sengottaiyan, Selva" w:date="2014-10-09T16:33:00Z"/>
        </w:rPr>
        <w:pPrChange w:id="78" w:author="Sengottaiyan, Selva" w:date="2014-10-09T16:33:00Z">
          <w:pPr>
            <w:jc w:val="center"/>
          </w:pPr>
        </w:pPrChange>
      </w:pPr>
    </w:p>
    <w:p w:rsidR="008B3E94" w:rsidRDefault="00137502" w:rsidP="008B3E94">
      <w:pPr>
        <w:pStyle w:val="Heading3"/>
      </w:pPr>
      <w:bookmarkStart w:id="79" w:name="OLE_LINK92"/>
      <w:bookmarkStart w:id="80" w:name="OLE_LINK93"/>
      <w:bookmarkStart w:id="81" w:name="OLE_LINK94"/>
      <w:bookmarkEnd w:id="64"/>
      <w:bookmarkEnd w:id="65"/>
      <w:bookmarkEnd w:id="66"/>
      <w:proofErr w:type="spellStart"/>
      <w:r>
        <w:t>Vernier</w:t>
      </w:r>
      <w:proofErr w:type="spellEnd"/>
      <w:r>
        <w:t xml:space="preserve"> Lookup</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82" w:author="Sengottaiyan, Selva" w:date="2014-10-09T16:33:00Z">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818"/>
        <w:gridCol w:w="3420"/>
        <w:gridCol w:w="720"/>
        <w:gridCol w:w="720"/>
        <w:gridCol w:w="810"/>
        <w:gridCol w:w="900"/>
        <w:tblGridChange w:id="83">
          <w:tblGrid>
            <w:gridCol w:w="1818"/>
            <w:gridCol w:w="3420"/>
            <w:gridCol w:w="720"/>
            <w:gridCol w:w="720"/>
            <w:gridCol w:w="810"/>
            <w:gridCol w:w="900"/>
          </w:tblGrid>
        </w:tblGridChange>
      </w:tblGrid>
      <w:tr w:rsidR="006916F2" w:rsidTr="006916F2">
        <w:tc>
          <w:tcPr>
            <w:tcW w:w="1818" w:type="dxa"/>
            <w:tcPrChange w:id="84" w:author="Sengottaiyan, Selva" w:date="2014-10-09T16:33:00Z">
              <w:tcPr>
                <w:tcW w:w="1818" w:type="dxa"/>
              </w:tcPr>
            </w:tcPrChange>
          </w:tcPr>
          <w:p w:rsidR="006916F2" w:rsidRDefault="006916F2" w:rsidP="00F957FA">
            <w:pPr>
              <w:spacing w:before="60"/>
              <w:rPr>
                <w:rFonts w:ascii="Arial" w:hAnsi="Arial" w:cs="Arial"/>
                <w:b/>
                <w:bCs/>
                <w:sz w:val="16"/>
              </w:rPr>
            </w:pPr>
            <w:r>
              <w:rPr>
                <w:rFonts w:ascii="Arial" w:hAnsi="Arial" w:cs="Arial"/>
                <w:b/>
                <w:bCs/>
                <w:sz w:val="16"/>
              </w:rPr>
              <w:t>Function Name</w:t>
            </w:r>
          </w:p>
        </w:tc>
        <w:tc>
          <w:tcPr>
            <w:tcW w:w="3420" w:type="dxa"/>
            <w:tcPrChange w:id="85" w:author="Sengottaiyan, Selva" w:date="2014-10-09T16:33:00Z">
              <w:tcPr>
                <w:tcW w:w="3420" w:type="dxa"/>
              </w:tcPr>
            </w:tcPrChange>
          </w:tcPr>
          <w:p w:rsidR="006916F2" w:rsidRDefault="006916F2" w:rsidP="00137502">
            <w:pPr>
              <w:spacing w:before="60"/>
              <w:rPr>
                <w:rFonts w:ascii="Arial" w:hAnsi="Arial" w:cs="Arial"/>
                <w:sz w:val="16"/>
              </w:rPr>
            </w:pPr>
            <w:proofErr w:type="spellStart"/>
            <w:r w:rsidRPr="00137502">
              <w:rPr>
                <w:rFonts w:ascii="Arial" w:hAnsi="Arial" w:cs="Arial"/>
                <w:sz w:val="16"/>
              </w:rPr>
              <w:t>VernierLookup</w:t>
            </w:r>
            <w:proofErr w:type="spellEnd"/>
          </w:p>
        </w:tc>
        <w:tc>
          <w:tcPr>
            <w:tcW w:w="720" w:type="dxa"/>
            <w:shd w:val="pct30" w:color="FFFF00" w:fill="auto"/>
            <w:tcPrChange w:id="86" w:author="Sengottaiyan, Selva" w:date="2014-10-09T16:33:00Z">
              <w:tcPr>
                <w:tcW w:w="720" w:type="dxa"/>
                <w:shd w:val="pct30" w:color="FFFF00" w:fill="auto"/>
              </w:tcPr>
            </w:tcPrChange>
          </w:tcPr>
          <w:p w:rsidR="006916F2" w:rsidRDefault="006916F2" w:rsidP="00F957FA">
            <w:pPr>
              <w:spacing w:before="60"/>
              <w:jc w:val="center"/>
              <w:rPr>
                <w:rFonts w:ascii="Arial" w:hAnsi="Arial" w:cs="Arial"/>
                <w:sz w:val="16"/>
              </w:rPr>
            </w:pPr>
            <w:r>
              <w:rPr>
                <w:rFonts w:ascii="Arial" w:hAnsi="Arial" w:cs="Arial"/>
                <w:sz w:val="16"/>
              </w:rPr>
              <w:t>Type</w:t>
            </w:r>
          </w:p>
        </w:tc>
        <w:tc>
          <w:tcPr>
            <w:tcW w:w="720" w:type="dxa"/>
            <w:shd w:val="pct30" w:color="FFFF00" w:fill="auto"/>
            <w:tcPrChange w:id="87" w:author="Sengottaiyan, Selva" w:date="2014-10-09T16:33:00Z">
              <w:tcPr>
                <w:tcW w:w="720" w:type="dxa"/>
                <w:shd w:val="pct30" w:color="FFFF00" w:fill="auto"/>
              </w:tcPr>
            </w:tcPrChange>
          </w:tcPr>
          <w:p w:rsidR="006916F2" w:rsidRDefault="006916F2" w:rsidP="00F957FA">
            <w:pPr>
              <w:spacing w:before="60"/>
              <w:jc w:val="center"/>
              <w:rPr>
                <w:rFonts w:ascii="Arial" w:hAnsi="Arial" w:cs="Arial"/>
                <w:sz w:val="16"/>
              </w:rPr>
            </w:pPr>
            <w:r>
              <w:rPr>
                <w:rFonts w:ascii="Arial" w:hAnsi="Arial" w:cs="Arial"/>
                <w:sz w:val="16"/>
              </w:rPr>
              <w:t>Dir.</w:t>
            </w:r>
          </w:p>
        </w:tc>
        <w:tc>
          <w:tcPr>
            <w:tcW w:w="810" w:type="dxa"/>
            <w:shd w:val="pct30" w:color="FFFF00" w:fill="auto"/>
            <w:tcPrChange w:id="88" w:author="Sengottaiyan, Selva" w:date="2014-10-09T16:33:00Z">
              <w:tcPr>
                <w:tcW w:w="810" w:type="dxa"/>
                <w:shd w:val="pct30" w:color="FFFF00" w:fill="auto"/>
              </w:tcPr>
            </w:tcPrChange>
          </w:tcPr>
          <w:p w:rsidR="006916F2" w:rsidRDefault="006916F2" w:rsidP="00F957FA">
            <w:pPr>
              <w:spacing w:before="60"/>
              <w:jc w:val="center"/>
              <w:rPr>
                <w:rFonts w:ascii="Arial" w:hAnsi="Arial" w:cs="Arial"/>
                <w:sz w:val="16"/>
              </w:rPr>
            </w:pPr>
            <w:r>
              <w:rPr>
                <w:rFonts w:ascii="Arial" w:hAnsi="Arial" w:cs="Arial"/>
                <w:sz w:val="16"/>
              </w:rPr>
              <w:t>Min</w:t>
            </w:r>
          </w:p>
        </w:tc>
        <w:tc>
          <w:tcPr>
            <w:tcW w:w="900" w:type="dxa"/>
            <w:shd w:val="pct30" w:color="FFFF00" w:fill="auto"/>
            <w:tcPrChange w:id="89" w:author="Sengottaiyan, Selva" w:date="2014-10-09T16:33:00Z">
              <w:tcPr>
                <w:tcW w:w="900" w:type="dxa"/>
                <w:shd w:val="pct30" w:color="FFFF00" w:fill="auto"/>
              </w:tcPr>
            </w:tcPrChange>
          </w:tcPr>
          <w:p w:rsidR="006916F2" w:rsidRDefault="006916F2" w:rsidP="00F957FA">
            <w:pPr>
              <w:spacing w:before="60"/>
              <w:jc w:val="center"/>
              <w:rPr>
                <w:rFonts w:ascii="Arial" w:hAnsi="Arial" w:cs="Arial"/>
                <w:sz w:val="16"/>
              </w:rPr>
            </w:pPr>
            <w:r>
              <w:rPr>
                <w:rFonts w:ascii="Arial" w:hAnsi="Arial" w:cs="Arial"/>
                <w:sz w:val="16"/>
              </w:rPr>
              <w:t>Max</w:t>
            </w:r>
          </w:p>
        </w:tc>
      </w:tr>
      <w:tr w:rsidR="006916F2" w:rsidTr="006916F2">
        <w:tc>
          <w:tcPr>
            <w:tcW w:w="1818" w:type="dxa"/>
            <w:tcPrChange w:id="90" w:author="Sengottaiyan, Selva" w:date="2014-10-09T16:33:00Z">
              <w:tcPr>
                <w:tcW w:w="1818" w:type="dxa"/>
              </w:tcPr>
            </w:tcPrChange>
          </w:tcPr>
          <w:p w:rsidR="006916F2" w:rsidRDefault="006916F2" w:rsidP="00F957FA">
            <w:pPr>
              <w:spacing w:before="60"/>
              <w:rPr>
                <w:rFonts w:ascii="Arial" w:hAnsi="Arial" w:cs="Arial"/>
                <w:b/>
                <w:bCs/>
                <w:sz w:val="16"/>
              </w:rPr>
            </w:pPr>
            <w:r>
              <w:rPr>
                <w:rFonts w:ascii="Arial" w:hAnsi="Arial" w:cs="Arial"/>
                <w:b/>
                <w:bCs/>
                <w:sz w:val="16"/>
              </w:rPr>
              <w:t xml:space="preserve">Arguments Passed </w:t>
            </w:r>
          </w:p>
        </w:tc>
        <w:tc>
          <w:tcPr>
            <w:tcW w:w="3420" w:type="dxa"/>
            <w:tcPrChange w:id="91" w:author="Sengottaiyan, Selva" w:date="2014-10-09T16:33:00Z">
              <w:tcPr>
                <w:tcW w:w="3420" w:type="dxa"/>
              </w:tcPr>
            </w:tcPrChange>
          </w:tcPr>
          <w:p w:rsidR="006916F2" w:rsidRDefault="006916F2" w:rsidP="00F957FA">
            <w:pPr>
              <w:spacing w:before="60"/>
              <w:rPr>
                <w:rFonts w:ascii="Arial" w:hAnsi="Arial" w:cs="Arial"/>
                <w:sz w:val="16"/>
              </w:rPr>
            </w:pPr>
            <w:r>
              <w:rPr>
                <w:rFonts w:ascii="Arial" w:hAnsi="Arial" w:cs="Arial"/>
                <w:sz w:val="16"/>
              </w:rPr>
              <w:t>VernierLUT_Cnt_T_s</w:t>
            </w:r>
            <w:r w:rsidRPr="00833DD2">
              <w:rPr>
                <w:rFonts w:ascii="Arial" w:hAnsi="Arial" w:cs="Arial"/>
                <w:sz w:val="16"/>
              </w:rPr>
              <w:t>16</w:t>
            </w:r>
            <w:r>
              <w:rPr>
                <w:rFonts w:ascii="Arial" w:hAnsi="Arial" w:cs="Arial"/>
                <w:sz w:val="16"/>
              </w:rPr>
              <w:t>[]</w:t>
            </w:r>
          </w:p>
        </w:tc>
        <w:tc>
          <w:tcPr>
            <w:tcW w:w="720" w:type="dxa"/>
            <w:tcPrChange w:id="92" w:author="Sengottaiyan, Selva" w:date="2014-10-09T16:33:00Z">
              <w:tcPr>
                <w:tcW w:w="720" w:type="dxa"/>
              </w:tcPr>
            </w:tcPrChange>
          </w:tcPr>
          <w:p w:rsidR="006916F2" w:rsidRDefault="006916F2" w:rsidP="00F957FA">
            <w:pPr>
              <w:spacing w:before="60"/>
              <w:rPr>
                <w:rFonts w:ascii="Arial" w:hAnsi="Arial" w:cs="Arial"/>
                <w:sz w:val="16"/>
              </w:rPr>
            </w:pPr>
            <w:r>
              <w:rPr>
                <w:rFonts w:ascii="Arial" w:hAnsi="Arial" w:cs="Arial"/>
                <w:sz w:val="16"/>
              </w:rPr>
              <w:t>sint16*</w:t>
            </w:r>
          </w:p>
        </w:tc>
        <w:tc>
          <w:tcPr>
            <w:tcW w:w="720" w:type="dxa"/>
            <w:tcPrChange w:id="93" w:author="Sengottaiyan, Selva" w:date="2014-10-09T16:33:00Z">
              <w:tcPr>
                <w:tcW w:w="720" w:type="dxa"/>
              </w:tcPr>
            </w:tcPrChange>
          </w:tcPr>
          <w:p w:rsidR="006916F2" w:rsidRDefault="006916F2" w:rsidP="00F957FA">
            <w:pPr>
              <w:spacing w:before="60"/>
              <w:rPr>
                <w:rFonts w:ascii="Arial" w:hAnsi="Arial" w:cs="Arial"/>
                <w:sz w:val="16"/>
              </w:rPr>
            </w:pPr>
            <w:r>
              <w:rPr>
                <w:rFonts w:ascii="Arial" w:hAnsi="Arial" w:cs="Arial"/>
                <w:sz w:val="16"/>
              </w:rPr>
              <w:t>In</w:t>
            </w:r>
          </w:p>
        </w:tc>
        <w:tc>
          <w:tcPr>
            <w:tcW w:w="810" w:type="dxa"/>
            <w:tcPrChange w:id="94" w:author="Sengottaiyan, Selva" w:date="2014-10-09T16:33:00Z">
              <w:tcPr>
                <w:tcW w:w="810" w:type="dxa"/>
              </w:tcPr>
            </w:tcPrChange>
          </w:tcPr>
          <w:p w:rsidR="006916F2" w:rsidRDefault="006916F2" w:rsidP="00137502">
            <w:pPr>
              <w:spacing w:before="60"/>
              <w:rPr>
                <w:rFonts w:ascii="Arial" w:hAnsi="Arial" w:cs="Arial"/>
                <w:sz w:val="16"/>
              </w:rPr>
            </w:pPr>
            <w:r>
              <w:rPr>
                <w:rFonts w:ascii="Arial" w:hAnsi="Arial" w:cs="Arial"/>
                <w:sz w:val="16"/>
              </w:rPr>
              <w:t>See sec. 4.2.2</w:t>
            </w:r>
          </w:p>
        </w:tc>
        <w:tc>
          <w:tcPr>
            <w:tcW w:w="900" w:type="dxa"/>
            <w:tcPrChange w:id="95" w:author="Sengottaiyan, Selva" w:date="2014-10-09T16:33:00Z">
              <w:tcPr>
                <w:tcW w:w="900" w:type="dxa"/>
              </w:tcPr>
            </w:tcPrChange>
          </w:tcPr>
          <w:p w:rsidR="006916F2" w:rsidRDefault="006916F2" w:rsidP="00137502">
            <w:pPr>
              <w:spacing w:before="60"/>
              <w:rPr>
                <w:rFonts w:ascii="Arial" w:hAnsi="Arial" w:cs="Arial"/>
                <w:sz w:val="16"/>
              </w:rPr>
            </w:pPr>
            <w:r>
              <w:rPr>
                <w:rFonts w:ascii="Arial" w:hAnsi="Arial" w:cs="Arial"/>
                <w:sz w:val="16"/>
              </w:rPr>
              <w:t>See sec. 4.2.2</w:t>
            </w:r>
          </w:p>
        </w:tc>
      </w:tr>
      <w:tr w:rsidR="006916F2" w:rsidTr="006916F2">
        <w:tc>
          <w:tcPr>
            <w:tcW w:w="1818" w:type="dxa"/>
            <w:tcPrChange w:id="96" w:author="Sengottaiyan, Selva" w:date="2014-10-09T16:33:00Z">
              <w:tcPr>
                <w:tcW w:w="1818" w:type="dxa"/>
              </w:tcPr>
            </w:tcPrChange>
          </w:tcPr>
          <w:p w:rsidR="006916F2" w:rsidRDefault="006916F2" w:rsidP="00F957FA">
            <w:pPr>
              <w:spacing w:before="60"/>
              <w:rPr>
                <w:rFonts w:ascii="Arial" w:hAnsi="Arial" w:cs="Arial"/>
                <w:b/>
                <w:bCs/>
                <w:sz w:val="16"/>
              </w:rPr>
            </w:pPr>
          </w:p>
        </w:tc>
        <w:tc>
          <w:tcPr>
            <w:tcW w:w="3420" w:type="dxa"/>
            <w:tcPrChange w:id="97" w:author="Sengottaiyan, Selva" w:date="2014-10-09T16:33:00Z">
              <w:tcPr>
                <w:tcW w:w="3420" w:type="dxa"/>
              </w:tcPr>
            </w:tcPrChange>
          </w:tcPr>
          <w:p w:rsidR="006916F2" w:rsidRPr="00833DD2" w:rsidRDefault="006916F2" w:rsidP="00F957FA">
            <w:pPr>
              <w:spacing w:before="60"/>
              <w:rPr>
                <w:rFonts w:ascii="Arial" w:hAnsi="Arial" w:cs="Arial"/>
                <w:sz w:val="16"/>
              </w:rPr>
            </w:pPr>
            <w:r w:rsidRPr="00CB7921">
              <w:rPr>
                <w:rFonts w:ascii="Arial" w:hAnsi="Arial" w:cs="Arial"/>
                <w:sz w:val="16"/>
              </w:rPr>
              <w:t>LookupTableXSize_Cnt_T_u08</w:t>
            </w:r>
          </w:p>
        </w:tc>
        <w:tc>
          <w:tcPr>
            <w:tcW w:w="720" w:type="dxa"/>
            <w:tcPrChange w:id="98" w:author="Sengottaiyan, Selva" w:date="2014-10-09T16:33:00Z">
              <w:tcPr>
                <w:tcW w:w="720" w:type="dxa"/>
              </w:tcPr>
            </w:tcPrChange>
          </w:tcPr>
          <w:p w:rsidR="006916F2" w:rsidRDefault="006916F2" w:rsidP="00F957FA">
            <w:pPr>
              <w:spacing w:before="60"/>
              <w:rPr>
                <w:rFonts w:ascii="Arial" w:hAnsi="Arial" w:cs="Arial"/>
                <w:sz w:val="16"/>
              </w:rPr>
            </w:pPr>
            <w:r>
              <w:rPr>
                <w:rFonts w:ascii="Arial" w:hAnsi="Arial" w:cs="Arial"/>
                <w:sz w:val="16"/>
              </w:rPr>
              <w:t>uint8</w:t>
            </w:r>
          </w:p>
        </w:tc>
        <w:tc>
          <w:tcPr>
            <w:tcW w:w="720" w:type="dxa"/>
            <w:tcPrChange w:id="99" w:author="Sengottaiyan, Selva" w:date="2014-10-09T16:33:00Z">
              <w:tcPr>
                <w:tcW w:w="720" w:type="dxa"/>
              </w:tcPr>
            </w:tcPrChange>
          </w:tcPr>
          <w:p w:rsidR="006916F2" w:rsidRDefault="006916F2" w:rsidP="00F957FA">
            <w:pPr>
              <w:spacing w:before="60"/>
              <w:rPr>
                <w:rFonts w:ascii="Arial" w:hAnsi="Arial" w:cs="Arial"/>
                <w:sz w:val="16"/>
              </w:rPr>
            </w:pPr>
            <w:r>
              <w:rPr>
                <w:rFonts w:ascii="Arial" w:hAnsi="Arial" w:cs="Arial"/>
                <w:sz w:val="16"/>
              </w:rPr>
              <w:t>In</w:t>
            </w:r>
          </w:p>
        </w:tc>
        <w:tc>
          <w:tcPr>
            <w:tcW w:w="810" w:type="dxa"/>
            <w:tcPrChange w:id="100" w:author="Sengottaiyan, Selva" w:date="2014-10-09T16:33:00Z">
              <w:tcPr>
                <w:tcW w:w="810" w:type="dxa"/>
              </w:tcPr>
            </w:tcPrChange>
          </w:tcPr>
          <w:p w:rsidR="006916F2" w:rsidRDefault="006916F2" w:rsidP="00137502">
            <w:pPr>
              <w:spacing w:before="60"/>
              <w:rPr>
                <w:rFonts w:ascii="Arial" w:hAnsi="Arial" w:cs="Arial"/>
                <w:sz w:val="16"/>
              </w:rPr>
            </w:pPr>
            <w:r>
              <w:rPr>
                <w:rFonts w:ascii="Arial" w:hAnsi="Arial" w:cs="Arial"/>
                <w:sz w:val="16"/>
              </w:rPr>
              <w:t>17</w:t>
            </w:r>
            <w:ins w:id="101" w:author="Sengottaiyan, Selva" w:date="2014-10-09T16:32:00Z">
              <w:r>
                <w:rPr>
                  <w:rFonts w:ascii="Arial" w:hAnsi="Arial" w:cs="Arial"/>
                  <w:sz w:val="16"/>
                </w:rPr>
                <w:t>*</w:t>
              </w:r>
            </w:ins>
          </w:p>
        </w:tc>
        <w:tc>
          <w:tcPr>
            <w:tcW w:w="900" w:type="dxa"/>
            <w:tcPrChange w:id="102" w:author="Sengottaiyan, Selva" w:date="2014-10-09T16:33:00Z">
              <w:tcPr>
                <w:tcW w:w="900" w:type="dxa"/>
              </w:tcPr>
            </w:tcPrChange>
          </w:tcPr>
          <w:p w:rsidR="006916F2" w:rsidRDefault="006916F2" w:rsidP="00137502">
            <w:pPr>
              <w:spacing w:before="60"/>
              <w:rPr>
                <w:rFonts w:ascii="Arial" w:hAnsi="Arial" w:cs="Arial"/>
                <w:sz w:val="16"/>
              </w:rPr>
            </w:pPr>
            <w:r>
              <w:rPr>
                <w:rFonts w:ascii="Arial" w:hAnsi="Arial" w:cs="Arial"/>
                <w:sz w:val="16"/>
              </w:rPr>
              <w:t>2</w:t>
            </w:r>
            <w:ins w:id="103" w:author="Sengottaiyan, Selva" w:date="2014-10-09T16:32:00Z">
              <w:r>
                <w:rPr>
                  <w:rFonts w:ascii="Arial" w:hAnsi="Arial" w:cs="Arial"/>
                  <w:sz w:val="16"/>
                </w:rPr>
                <w:t>2*</w:t>
              </w:r>
            </w:ins>
            <w:del w:id="104" w:author="Sengottaiyan, Selva" w:date="2014-10-09T16:32:00Z">
              <w:r w:rsidDel="006916F2">
                <w:rPr>
                  <w:rFonts w:ascii="Arial" w:hAnsi="Arial" w:cs="Arial"/>
                  <w:sz w:val="16"/>
                </w:rPr>
                <w:delText>0</w:delText>
              </w:r>
            </w:del>
          </w:p>
        </w:tc>
      </w:tr>
      <w:tr w:rsidR="006916F2" w:rsidTr="006916F2">
        <w:tc>
          <w:tcPr>
            <w:tcW w:w="1818" w:type="dxa"/>
            <w:tcPrChange w:id="105" w:author="Sengottaiyan, Selva" w:date="2014-10-09T16:33:00Z">
              <w:tcPr>
                <w:tcW w:w="1818" w:type="dxa"/>
              </w:tcPr>
            </w:tcPrChange>
          </w:tcPr>
          <w:p w:rsidR="006916F2" w:rsidRDefault="006916F2" w:rsidP="00F957FA">
            <w:pPr>
              <w:spacing w:before="60"/>
              <w:rPr>
                <w:rFonts w:ascii="Arial" w:hAnsi="Arial" w:cs="Arial"/>
                <w:b/>
                <w:bCs/>
                <w:sz w:val="16"/>
              </w:rPr>
            </w:pPr>
          </w:p>
        </w:tc>
        <w:tc>
          <w:tcPr>
            <w:tcW w:w="3420" w:type="dxa"/>
            <w:tcPrChange w:id="106" w:author="Sengottaiyan, Selva" w:date="2014-10-09T16:33:00Z">
              <w:tcPr>
                <w:tcW w:w="3420" w:type="dxa"/>
              </w:tcPr>
            </w:tcPrChange>
          </w:tcPr>
          <w:p w:rsidR="006916F2" w:rsidRPr="00137502" w:rsidRDefault="006916F2" w:rsidP="00F957FA">
            <w:pPr>
              <w:spacing w:before="60"/>
              <w:rPr>
                <w:rFonts w:ascii="Arial" w:hAnsi="Arial" w:cs="Arial"/>
                <w:sz w:val="16"/>
              </w:rPr>
            </w:pPr>
            <w:r w:rsidRPr="00137502">
              <w:rPr>
                <w:rFonts w:ascii="Arial" w:hAnsi="Arial" w:cs="Arial"/>
                <w:sz w:val="16"/>
              </w:rPr>
              <w:t>Level_Deg_T_f32</w:t>
            </w:r>
          </w:p>
        </w:tc>
        <w:tc>
          <w:tcPr>
            <w:tcW w:w="720" w:type="dxa"/>
            <w:tcPrChange w:id="107" w:author="Sengottaiyan, Selva" w:date="2014-10-09T16:33:00Z">
              <w:tcPr>
                <w:tcW w:w="720" w:type="dxa"/>
              </w:tcPr>
            </w:tcPrChange>
          </w:tcPr>
          <w:p w:rsidR="006916F2" w:rsidRDefault="006916F2" w:rsidP="00F957FA">
            <w:pPr>
              <w:spacing w:before="60"/>
              <w:rPr>
                <w:rFonts w:ascii="Arial" w:hAnsi="Arial" w:cs="Arial"/>
                <w:sz w:val="16"/>
              </w:rPr>
            </w:pPr>
            <w:r>
              <w:rPr>
                <w:rFonts w:ascii="Arial" w:hAnsi="Arial" w:cs="Arial"/>
                <w:sz w:val="16"/>
              </w:rPr>
              <w:t>float32</w:t>
            </w:r>
          </w:p>
        </w:tc>
        <w:tc>
          <w:tcPr>
            <w:tcW w:w="720" w:type="dxa"/>
            <w:tcPrChange w:id="108" w:author="Sengottaiyan, Selva" w:date="2014-10-09T16:33:00Z">
              <w:tcPr>
                <w:tcW w:w="720" w:type="dxa"/>
              </w:tcPr>
            </w:tcPrChange>
          </w:tcPr>
          <w:p w:rsidR="006916F2" w:rsidRDefault="006916F2" w:rsidP="00F957FA">
            <w:pPr>
              <w:spacing w:before="60"/>
              <w:rPr>
                <w:rFonts w:ascii="Arial" w:hAnsi="Arial" w:cs="Arial"/>
                <w:sz w:val="16"/>
              </w:rPr>
            </w:pPr>
            <w:r>
              <w:rPr>
                <w:rFonts w:ascii="Arial" w:hAnsi="Arial" w:cs="Arial"/>
                <w:sz w:val="16"/>
              </w:rPr>
              <w:t>In</w:t>
            </w:r>
          </w:p>
        </w:tc>
        <w:tc>
          <w:tcPr>
            <w:tcW w:w="810" w:type="dxa"/>
            <w:tcPrChange w:id="109" w:author="Sengottaiyan, Selva" w:date="2014-10-09T16:33:00Z">
              <w:tcPr>
                <w:tcW w:w="810" w:type="dxa"/>
              </w:tcPr>
            </w:tcPrChange>
          </w:tcPr>
          <w:p w:rsidR="006916F2" w:rsidRDefault="006916F2" w:rsidP="00137502">
            <w:pPr>
              <w:spacing w:before="60"/>
              <w:rPr>
                <w:rFonts w:ascii="Arial" w:hAnsi="Arial" w:cs="Arial"/>
                <w:sz w:val="16"/>
              </w:rPr>
            </w:pPr>
            <w:r>
              <w:rPr>
                <w:rFonts w:ascii="Arial" w:hAnsi="Arial" w:cs="Arial"/>
                <w:sz w:val="16"/>
              </w:rPr>
              <w:t>-792</w:t>
            </w:r>
          </w:p>
        </w:tc>
        <w:tc>
          <w:tcPr>
            <w:tcW w:w="900" w:type="dxa"/>
            <w:tcPrChange w:id="110" w:author="Sengottaiyan, Selva" w:date="2014-10-09T16:33:00Z">
              <w:tcPr>
                <w:tcW w:w="900" w:type="dxa"/>
              </w:tcPr>
            </w:tcPrChange>
          </w:tcPr>
          <w:p w:rsidR="006916F2" w:rsidRDefault="006916F2" w:rsidP="00137502">
            <w:pPr>
              <w:spacing w:before="60"/>
              <w:rPr>
                <w:rFonts w:ascii="Arial" w:hAnsi="Arial" w:cs="Arial"/>
                <w:sz w:val="16"/>
              </w:rPr>
            </w:pPr>
            <w:r>
              <w:rPr>
                <w:rFonts w:ascii="Arial" w:hAnsi="Arial" w:cs="Arial"/>
                <w:sz w:val="16"/>
              </w:rPr>
              <w:t>360</w:t>
            </w:r>
          </w:p>
        </w:tc>
      </w:tr>
      <w:tr w:rsidR="006916F2" w:rsidTr="006916F2">
        <w:tc>
          <w:tcPr>
            <w:tcW w:w="1818" w:type="dxa"/>
            <w:tcPrChange w:id="111" w:author="Sengottaiyan, Selva" w:date="2014-10-09T16:33:00Z">
              <w:tcPr>
                <w:tcW w:w="1818" w:type="dxa"/>
              </w:tcPr>
            </w:tcPrChange>
          </w:tcPr>
          <w:p w:rsidR="006916F2" w:rsidRDefault="006916F2" w:rsidP="00F957FA">
            <w:pPr>
              <w:spacing w:before="60"/>
              <w:rPr>
                <w:rFonts w:ascii="Arial" w:hAnsi="Arial" w:cs="Arial"/>
                <w:b/>
                <w:bCs/>
                <w:sz w:val="16"/>
              </w:rPr>
            </w:pPr>
          </w:p>
        </w:tc>
        <w:tc>
          <w:tcPr>
            <w:tcW w:w="3420" w:type="dxa"/>
            <w:tcPrChange w:id="112" w:author="Sengottaiyan, Selva" w:date="2014-10-09T16:33:00Z">
              <w:tcPr>
                <w:tcW w:w="3420" w:type="dxa"/>
              </w:tcPr>
            </w:tcPrChange>
          </w:tcPr>
          <w:p w:rsidR="006916F2" w:rsidRDefault="006916F2" w:rsidP="00D000CD">
            <w:pPr>
              <w:spacing w:before="60"/>
              <w:rPr>
                <w:rFonts w:ascii="Arial" w:hAnsi="Arial" w:cs="Arial"/>
                <w:sz w:val="16"/>
              </w:rPr>
            </w:pPr>
            <w:r w:rsidRPr="00137502">
              <w:rPr>
                <w:rFonts w:ascii="Arial" w:hAnsi="Arial" w:cs="Arial"/>
                <w:sz w:val="16"/>
              </w:rPr>
              <w:t>ColRevPtr_Cnt_T_u08</w:t>
            </w:r>
          </w:p>
        </w:tc>
        <w:tc>
          <w:tcPr>
            <w:tcW w:w="720" w:type="dxa"/>
            <w:tcPrChange w:id="113" w:author="Sengottaiyan, Selva" w:date="2014-10-09T16:33:00Z">
              <w:tcPr>
                <w:tcW w:w="720" w:type="dxa"/>
              </w:tcPr>
            </w:tcPrChange>
          </w:tcPr>
          <w:p w:rsidR="006916F2" w:rsidRDefault="006916F2" w:rsidP="00D000CD">
            <w:pPr>
              <w:spacing w:before="60"/>
              <w:rPr>
                <w:rFonts w:ascii="Arial" w:hAnsi="Arial" w:cs="Arial"/>
                <w:sz w:val="16"/>
              </w:rPr>
            </w:pPr>
            <w:r>
              <w:rPr>
                <w:rFonts w:ascii="Arial" w:hAnsi="Arial" w:cs="Arial"/>
                <w:sz w:val="16"/>
              </w:rPr>
              <w:t>uint8*</w:t>
            </w:r>
          </w:p>
        </w:tc>
        <w:tc>
          <w:tcPr>
            <w:tcW w:w="720" w:type="dxa"/>
            <w:tcPrChange w:id="114" w:author="Sengottaiyan, Selva" w:date="2014-10-09T16:33:00Z">
              <w:tcPr>
                <w:tcW w:w="720" w:type="dxa"/>
              </w:tcPr>
            </w:tcPrChange>
          </w:tcPr>
          <w:p w:rsidR="006916F2" w:rsidRDefault="006916F2" w:rsidP="00F957FA">
            <w:pPr>
              <w:spacing w:before="60"/>
              <w:rPr>
                <w:rFonts w:ascii="Arial" w:hAnsi="Arial" w:cs="Arial"/>
                <w:sz w:val="16"/>
              </w:rPr>
            </w:pPr>
            <w:r>
              <w:rPr>
                <w:rFonts w:ascii="Arial" w:hAnsi="Arial" w:cs="Arial"/>
                <w:sz w:val="16"/>
              </w:rPr>
              <w:t>Out</w:t>
            </w:r>
          </w:p>
        </w:tc>
        <w:tc>
          <w:tcPr>
            <w:tcW w:w="810" w:type="dxa"/>
            <w:tcPrChange w:id="115" w:author="Sengottaiyan, Selva" w:date="2014-10-09T16:33:00Z">
              <w:tcPr>
                <w:tcW w:w="810" w:type="dxa"/>
              </w:tcPr>
            </w:tcPrChange>
          </w:tcPr>
          <w:p w:rsidR="006916F2" w:rsidRDefault="006916F2" w:rsidP="00F957FA">
            <w:pPr>
              <w:spacing w:before="60"/>
              <w:rPr>
                <w:rFonts w:ascii="Arial" w:hAnsi="Arial" w:cs="Arial"/>
                <w:sz w:val="16"/>
              </w:rPr>
            </w:pPr>
            <w:r>
              <w:rPr>
                <w:rFonts w:ascii="Arial" w:hAnsi="Arial" w:cs="Arial"/>
                <w:sz w:val="16"/>
              </w:rPr>
              <w:t>0</w:t>
            </w:r>
          </w:p>
        </w:tc>
        <w:tc>
          <w:tcPr>
            <w:tcW w:w="900" w:type="dxa"/>
            <w:tcPrChange w:id="116" w:author="Sengottaiyan, Selva" w:date="2014-10-09T16:33:00Z">
              <w:tcPr>
                <w:tcW w:w="900" w:type="dxa"/>
              </w:tcPr>
            </w:tcPrChange>
          </w:tcPr>
          <w:p w:rsidR="006916F2" w:rsidRDefault="006916F2" w:rsidP="00F957FA">
            <w:pPr>
              <w:spacing w:before="60"/>
              <w:rPr>
                <w:rFonts w:ascii="Arial" w:hAnsi="Arial" w:cs="Arial"/>
                <w:sz w:val="16"/>
              </w:rPr>
            </w:pPr>
            <w:r>
              <w:rPr>
                <w:rFonts w:ascii="Arial" w:hAnsi="Arial" w:cs="Arial"/>
                <w:sz w:val="16"/>
              </w:rPr>
              <w:t>9</w:t>
            </w:r>
          </w:p>
        </w:tc>
      </w:tr>
      <w:tr w:rsidR="006916F2" w:rsidTr="006916F2">
        <w:tc>
          <w:tcPr>
            <w:tcW w:w="1818" w:type="dxa"/>
            <w:tcPrChange w:id="117" w:author="Sengottaiyan, Selva" w:date="2014-10-09T16:33:00Z">
              <w:tcPr>
                <w:tcW w:w="1818" w:type="dxa"/>
              </w:tcPr>
            </w:tcPrChange>
          </w:tcPr>
          <w:p w:rsidR="006916F2" w:rsidRDefault="006916F2" w:rsidP="00F957FA">
            <w:pPr>
              <w:spacing w:before="60"/>
              <w:rPr>
                <w:rFonts w:ascii="Arial" w:hAnsi="Arial" w:cs="Arial"/>
                <w:b/>
                <w:bCs/>
                <w:sz w:val="16"/>
              </w:rPr>
            </w:pPr>
            <w:bookmarkStart w:id="118" w:name="_Hlk364414629"/>
          </w:p>
        </w:tc>
        <w:tc>
          <w:tcPr>
            <w:tcW w:w="3420" w:type="dxa"/>
            <w:tcPrChange w:id="119" w:author="Sengottaiyan, Selva" w:date="2014-10-09T16:33:00Z">
              <w:tcPr>
                <w:tcW w:w="3420" w:type="dxa"/>
              </w:tcPr>
            </w:tcPrChange>
          </w:tcPr>
          <w:p w:rsidR="006916F2" w:rsidRPr="00137502" w:rsidRDefault="006916F2" w:rsidP="00F957FA">
            <w:pPr>
              <w:spacing w:before="60"/>
              <w:rPr>
                <w:rFonts w:ascii="Arial" w:hAnsi="Arial" w:cs="Arial"/>
                <w:sz w:val="16"/>
              </w:rPr>
            </w:pPr>
            <w:r w:rsidRPr="00137502">
              <w:rPr>
                <w:rFonts w:ascii="Arial" w:hAnsi="Arial" w:cs="Arial"/>
                <w:sz w:val="16"/>
              </w:rPr>
              <w:t>SpurRevPtr_Cnt_T_u08</w:t>
            </w:r>
          </w:p>
        </w:tc>
        <w:tc>
          <w:tcPr>
            <w:tcW w:w="720" w:type="dxa"/>
            <w:tcPrChange w:id="120" w:author="Sengottaiyan, Selva" w:date="2014-10-09T16:33:00Z">
              <w:tcPr>
                <w:tcW w:w="720" w:type="dxa"/>
              </w:tcPr>
            </w:tcPrChange>
          </w:tcPr>
          <w:p w:rsidR="006916F2" w:rsidRDefault="006916F2" w:rsidP="00D000CD">
            <w:pPr>
              <w:spacing w:before="60"/>
              <w:rPr>
                <w:rFonts w:ascii="Arial" w:hAnsi="Arial" w:cs="Arial"/>
                <w:sz w:val="16"/>
              </w:rPr>
            </w:pPr>
            <w:r>
              <w:rPr>
                <w:rFonts w:ascii="Arial" w:hAnsi="Arial" w:cs="Arial"/>
                <w:sz w:val="16"/>
              </w:rPr>
              <w:t>uint8*</w:t>
            </w:r>
          </w:p>
        </w:tc>
        <w:tc>
          <w:tcPr>
            <w:tcW w:w="720" w:type="dxa"/>
            <w:tcPrChange w:id="121" w:author="Sengottaiyan, Selva" w:date="2014-10-09T16:33:00Z">
              <w:tcPr>
                <w:tcW w:w="720" w:type="dxa"/>
              </w:tcPr>
            </w:tcPrChange>
          </w:tcPr>
          <w:p w:rsidR="006916F2" w:rsidRDefault="006916F2" w:rsidP="00F957FA">
            <w:pPr>
              <w:spacing w:before="60"/>
              <w:rPr>
                <w:rFonts w:ascii="Arial" w:hAnsi="Arial" w:cs="Arial"/>
                <w:sz w:val="16"/>
              </w:rPr>
            </w:pPr>
            <w:r>
              <w:rPr>
                <w:rFonts w:ascii="Arial" w:hAnsi="Arial" w:cs="Arial"/>
                <w:sz w:val="16"/>
              </w:rPr>
              <w:t>Out</w:t>
            </w:r>
          </w:p>
        </w:tc>
        <w:tc>
          <w:tcPr>
            <w:tcW w:w="810" w:type="dxa"/>
            <w:tcPrChange w:id="122" w:author="Sengottaiyan, Selva" w:date="2014-10-09T16:33:00Z">
              <w:tcPr>
                <w:tcW w:w="810" w:type="dxa"/>
              </w:tcPr>
            </w:tcPrChange>
          </w:tcPr>
          <w:p w:rsidR="006916F2" w:rsidRDefault="006916F2" w:rsidP="00F957FA">
            <w:pPr>
              <w:spacing w:before="60"/>
              <w:rPr>
                <w:rFonts w:ascii="Arial" w:hAnsi="Arial" w:cs="Arial"/>
                <w:sz w:val="16"/>
              </w:rPr>
            </w:pPr>
            <w:r>
              <w:rPr>
                <w:rFonts w:ascii="Arial" w:hAnsi="Arial" w:cs="Arial"/>
                <w:sz w:val="16"/>
              </w:rPr>
              <w:t>0</w:t>
            </w:r>
          </w:p>
        </w:tc>
        <w:tc>
          <w:tcPr>
            <w:tcW w:w="900" w:type="dxa"/>
            <w:tcPrChange w:id="123" w:author="Sengottaiyan, Selva" w:date="2014-10-09T16:33:00Z">
              <w:tcPr>
                <w:tcW w:w="900" w:type="dxa"/>
              </w:tcPr>
            </w:tcPrChange>
          </w:tcPr>
          <w:p w:rsidR="006916F2" w:rsidRDefault="006916F2" w:rsidP="00F957FA">
            <w:pPr>
              <w:spacing w:before="60"/>
              <w:rPr>
                <w:rFonts w:ascii="Arial" w:hAnsi="Arial" w:cs="Arial"/>
                <w:sz w:val="16"/>
              </w:rPr>
            </w:pPr>
            <w:r>
              <w:rPr>
                <w:rFonts w:ascii="Arial" w:hAnsi="Arial" w:cs="Arial"/>
                <w:sz w:val="16"/>
              </w:rPr>
              <w:t>10</w:t>
            </w:r>
          </w:p>
        </w:tc>
      </w:tr>
      <w:bookmarkEnd w:id="118"/>
      <w:tr w:rsidR="006916F2" w:rsidTr="006916F2">
        <w:tc>
          <w:tcPr>
            <w:tcW w:w="1818" w:type="dxa"/>
            <w:tcPrChange w:id="124" w:author="Sengottaiyan, Selva" w:date="2014-10-09T16:33:00Z">
              <w:tcPr>
                <w:tcW w:w="1818" w:type="dxa"/>
              </w:tcPr>
            </w:tcPrChange>
          </w:tcPr>
          <w:p w:rsidR="006916F2" w:rsidRDefault="006916F2" w:rsidP="00F957FA">
            <w:pPr>
              <w:spacing w:before="60"/>
              <w:rPr>
                <w:rFonts w:ascii="Arial" w:hAnsi="Arial" w:cs="Arial"/>
                <w:b/>
                <w:bCs/>
                <w:sz w:val="16"/>
              </w:rPr>
            </w:pPr>
          </w:p>
        </w:tc>
        <w:tc>
          <w:tcPr>
            <w:tcW w:w="3420" w:type="dxa"/>
            <w:tcPrChange w:id="125" w:author="Sengottaiyan, Selva" w:date="2014-10-09T16:33:00Z">
              <w:tcPr>
                <w:tcW w:w="3420" w:type="dxa"/>
              </w:tcPr>
            </w:tcPrChange>
          </w:tcPr>
          <w:p w:rsidR="006916F2" w:rsidRPr="00137502" w:rsidRDefault="006916F2" w:rsidP="00F957FA">
            <w:pPr>
              <w:spacing w:before="60"/>
              <w:rPr>
                <w:rFonts w:ascii="Arial" w:hAnsi="Arial" w:cs="Arial"/>
                <w:sz w:val="16"/>
              </w:rPr>
            </w:pPr>
            <w:r w:rsidRPr="00137502">
              <w:rPr>
                <w:rFonts w:ascii="Arial" w:hAnsi="Arial" w:cs="Arial"/>
                <w:sz w:val="16"/>
              </w:rPr>
              <w:t>VernierLevelNo_Cnt_T_u08</w:t>
            </w:r>
          </w:p>
        </w:tc>
        <w:tc>
          <w:tcPr>
            <w:tcW w:w="720" w:type="dxa"/>
            <w:tcPrChange w:id="126" w:author="Sengottaiyan, Selva" w:date="2014-10-09T16:33:00Z">
              <w:tcPr>
                <w:tcW w:w="720" w:type="dxa"/>
              </w:tcPr>
            </w:tcPrChange>
          </w:tcPr>
          <w:p w:rsidR="006916F2" w:rsidRDefault="006916F2" w:rsidP="003F7018">
            <w:pPr>
              <w:spacing w:before="60"/>
              <w:rPr>
                <w:rFonts w:ascii="Arial" w:hAnsi="Arial" w:cs="Arial"/>
                <w:sz w:val="16"/>
              </w:rPr>
            </w:pPr>
            <w:r>
              <w:rPr>
                <w:rFonts w:ascii="Arial" w:hAnsi="Arial" w:cs="Arial"/>
                <w:sz w:val="16"/>
              </w:rPr>
              <w:t>uint8*</w:t>
            </w:r>
          </w:p>
        </w:tc>
        <w:tc>
          <w:tcPr>
            <w:tcW w:w="720" w:type="dxa"/>
            <w:tcPrChange w:id="127" w:author="Sengottaiyan, Selva" w:date="2014-10-09T16:33:00Z">
              <w:tcPr>
                <w:tcW w:w="720" w:type="dxa"/>
              </w:tcPr>
            </w:tcPrChange>
          </w:tcPr>
          <w:p w:rsidR="006916F2" w:rsidRDefault="006916F2" w:rsidP="00F957FA">
            <w:pPr>
              <w:spacing w:before="60"/>
              <w:rPr>
                <w:rFonts w:ascii="Arial" w:hAnsi="Arial" w:cs="Arial"/>
                <w:sz w:val="16"/>
              </w:rPr>
            </w:pPr>
            <w:r>
              <w:rPr>
                <w:rFonts w:ascii="Arial" w:hAnsi="Arial" w:cs="Arial"/>
                <w:sz w:val="16"/>
              </w:rPr>
              <w:t>Out</w:t>
            </w:r>
          </w:p>
        </w:tc>
        <w:tc>
          <w:tcPr>
            <w:tcW w:w="810" w:type="dxa"/>
            <w:tcPrChange w:id="128" w:author="Sengottaiyan, Selva" w:date="2014-10-09T16:33:00Z">
              <w:tcPr>
                <w:tcW w:w="810" w:type="dxa"/>
              </w:tcPr>
            </w:tcPrChange>
          </w:tcPr>
          <w:p w:rsidR="006916F2" w:rsidRDefault="006916F2" w:rsidP="00F957FA">
            <w:pPr>
              <w:spacing w:before="60"/>
              <w:rPr>
                <w:rFonts w:ascii="Arial" w:hAnsi="Arial" w:cs="Arial"/>
                <w:sz w:val="16"/>
              </w:rPr>
            </w:pPr>
            <w:ins w:id="129" w:author="Sengottaiyan, Selva" w:date="2014-10-09T16:44:00Z">
              <w:r>
                <w:rPr>
                  <w:rFonts w:ascii="Arial" w:hAnsi="Arial" w:cs="Arial"/>
                  <w:sz w:val="16"/>
                </w:rPr>
                <w:t>1</w:t>
              </w:r>
            </w:ins>
            <w:bookmarkStart w:id="130" w:name="_GoBack"/>
            <w:bookmarkEnd w:id="130"/>
            <w:del w:id="131" w:author="Sengottaiyan, Selva" w:date="2014-10-09T16:44:00Z">
              <w:r w:rsidDel="006916F2">
                <w:rPr>
                  <w:rFonts w:ascii="Arial" w:hAnsi="Arial" w:cs="Arial"/>
                  <w:sz w:val="16"/>
                </w:rPr>
                <w:delText>0</w:delText>
              </w:r>
            </w:del>
          </w:p>
        </w:tc>
        <w:tc>
          <w:tcPr>
            <w:tcW w:w="900" w:type="dxa"/>
            <w:tcPrChange w:id="132" w:author="Sengottaiyan, Selva" w:date="2014-10-09T16:33:00Z">
              <w:tcPr>
                <w:tcW w:w="900" w:type="dxa"/>
              </w:tcPr>
            </w:tcPrChange>
          </w:tcPr>
          <w:p w:rsidR="006916F2" w:rsidRDefault="006916F2" w:rsidP="00F957FA">
            <w:pPr>
              <w:spacing w:before="60"/>
              <w:rPr>
                <w:rFonts w:ascii="Arial" w:hAnsi="Arial" w:cs="Arial"/>
                <w:sz w:val="16"/>
              </w:rPr>
            </w:pPr>
            <w:del w:id="133" w:author="Sengottaiyan, Selva" w:date="2014-10-09T16:38:00Z">
              <w:r w:rsidDel="006916F2">
                <w:rPr>
                  <w:rFonts w:ascii="Arial" w:hAnsi="Arial" w:cs="Arial"/>
                  <w:sz w:val="16"/>
                </w:rPr>
                <w:delText>19</w:delText>
              </w:r>
            </w:del>
            <w:ins w:id="134" w:author="Sengottaiyan, Selva" w:date="2014-10-09T16:38:00Z">
              <w:r>
                <w:rPr>
                  <w:rFonts w:ascii="Arial" w:hAnsi="Arial" w:cs="Arial"/>
                  <w:sz w:val="16"/>
                </w:rPr>
                <w:t>22</w:t>
              </w:r>
            </w:ins>
          </w:p>
        </w:tc>
      </w:tr>
      <w:tr w:rsidR="006916F2" w:rsidTr="006916F2">
        <w:tc>
          <w:tcPr>
            <w:tcW w:w="1818" w:type="dxa"/>
            <w:tcPrChange w:id="135" w:author="Sengottaiyan, Selva" w:date="2014-10-09T16:33:00Z">
              <w:tcPr>
                <w:tcW w:w="1818" w:type="dxa"/>
              </w:tcPr>
            </w:tcPrChange>
          </w:tcPr>
          <w:p w:rsidR="006916F2" w:rsidRDefault="006916F2" w:rsidP="00F957FA">
            <w:pPr>
              <w:spacing w:before="60"/>
              <w:rPr>
                <w:rFonts w:ascii="Arial" w:hAnsi="Arial" w:cs="Arial"/>
                <w:b/>
                <w:bCs/>
                <w:sz w:val="16"/>
              </w:rPr>
            </w:pPr>
            <w:r>
              <w:rPr>
                <w:rFonts w:ascii="Arial" w:hAnsi="Arial" w:cs="Arial"/>
                <w:b/>
                <w:bCs/>
                <w:sz w:val="16"/>
              </w:rPr>
              <w:t>Return Value</w:t>
            </w:r>
          </w:p>
        </w:tc>
        <w:tc>
          <w:tcPr>
            <w:tcW w:w="3420" w:type="dxa"/>
            <w:tcPrChange w:id="136" w:author="Sengottaiyan, Selva" w:date="2014-10-09T16:33:00Z">
              <w:tcPr>
                <w:tcW w:w="3420" w:type="dxa"/>
              </w:tcPr>
            </w:tcPrChange>
          </w:tcPr>
          <w:p w:rsidR="006916F2" w:rsidRDefault="006916F2" w:rsidP="00F957FA">
            <w:pPr>
              <w:spacing w:before="60"/>
              <w:rPr>
                <w:rFonts w:ascii="Arial" w:hAnsi="Arial" w:cs="Arial"/>
                <w:sz w:val="16"/>
              </w:rPr>
            </w:pPr>
            <w:r>
              <w:rPr>
                <w:rFonts w:ascii="Arial" w:hAnsi="Arial" w:cs="Arial"/>
                <w:sz w:val="16"/>
              </w:rPr>
              <w:t>None</w:t>
            </w:r>
          </w:p>
        </w:tc>
        <w:tc>
          <w:tcPr>
            <w:tcW w:w="720" w:type="dxa"/>
            <w:tcPrChange w:id="137" w:author="Sengottaiyan, Selva" w:date="2014-10-09T16:33:00Z">
              <w:tcPr>
                <w:tcW w:w="720" w:type="dxa"/>
              </w:tcPr>
            </w:tcPrChange>
          </w:tcPr>
          <w:p w:rsidR="006916F2" w:rsidRDefault="006916F2" w:rsidP="00F957FA">
            <w:pPr>
              <w:spacing w:before="60"/>
              <w:rPr>
                <w:rFonts w:ascii="Arial" w:hAnsi="Arial" w:cs="Arial"/>
                <w:sz w:val="16"/>
              </w:rPr>
            </w:pPr>
          </w:p>
        </w:tc>
        <w:tc>
          <w:tcPr>
            <w:tcW w:w="720" w:type="dxa"/>
            <w:tcPrChange w:id="138" w:author="Sengottaiyan, Selva" w:date="2014-10-09T16:33:00Z">
              <w:tcPr>
                <w:tcW w:w="720" w:type="dxa"/>
              </w:tcPr>
            </w:tcPrChange>
          </w:tcPr>
          <w:p w:rsidR="006916F2" w:rsidRDefault="006916F2" w:rsidP="00F957FA">
            <w:pPr>
              <w:spacing w:before="60"/>
              <w:rPr>
                <w:rFonts w:ascii="Arial" w:hAnsi="Arial" w:cs="Arial"/>
                <w:sz w:val="16"/>
              </w:rPr>
            </w:pPr>
          </w:p>
        </w:tc>
        <w:tc>
          <w:tcPr>
            <w:tcW w:w="810" w:type="dxa"/>
            <w:tcPrChange w:id="139" w:author="Sengottaiyan, Selva" w:date="2014-10-09T16:33:00Z">
              <w:tcPr>
                <w:tcW w:w="810" w:type="dxa"/>
              </w:tcPr>
            </w:tcPrChange>
          </w:tcPr>
          <w:p w:rsidR="006916F2" w:rsidRDefault="006916F2" w:rsidP="00F957FA">
            <w:pPr>
              <w:spacing w:before="60"/>
              <w:rPr>
                <w:rFonts w:ascii="Arial" w:hAnsi="Arial" w:cs="Arial"/>
                <w:sz w:val="16"/>
              </w:rPr>
            </w:pPr>
          </w:p>
        </w:tc>
        <w:tc>
          <w:tcPr>
            <w:tcW w:w="900" w:type="dxa"/>
            <w:tcPrChange w:id="140" w:author="Sengottaiyan, Selva" w:date="2014-10-09T16:33:00Z">
              <w:tcPr>
                <w:tcW w:w="900" w:type="dxa"/>
              </w:tcPr>
            </w:tcPrChange>
          </w:tcPr>
          <w:p w:rsidR="006916F2" w:rsidRDefault="006916F2" w:rsidP="00F957FA">
            <w:pPr>
              <w:spacing w:before="60"/>
              <w:rPr>
                <w:rFonts w:ascii="Arial" w:hAnsi="Arial" w:cs="Arial"/>
                <w:sz w:val="16"/>
              </w:rPr>
            </w:pPr>
          </w:p>
        </w:tc>
      </w:tr>
      <w:tr w:rsidR="006916F2" w:rsidTr="006F7846">
        <w:trPr>
          <w:ins w:id="141" w:author="Sengottaiyan, Selva" w:date="2014-10-09T16:33:00Z"/>
        </w:trPr>
        <w:tc>
          <w:tcPr>
            <w:tcW w:w="8388" w:type="dxa"/>
            <w:gridSpan w:val="6"/>
          </w:tcPr>
          <w:p w:rsidR="006916F2" w:rsidRDefault="006916F2" w:rsidP="00F957FA">
            <w:pPr>
              <w:spacing w:before="60"/>
              <w:rPr>
                <w:ins w:id="142" w:author="Sengottaiyan, Selva" w:date="2014-10-09T16:35:00Z"/>
                <w:rFonts w:ascii="Arial" w:hAnsi="Arial" w:cs="Arial"/>
                <w:sz w:val="16"/>
              </w:rPr>
            </w:pPr>
            <w:ins w:id="143" w:author="Sengottaiyan, Selva" w:date="2014-10-09T16:34:00Z">
              <w:r>
                <w:rPr>
                  <w:rFonts w:ascii="Arial" w:hAnsi="Arial" w:cs="Arial"/>
                  <w:sz w:val="16"/>
                </w:rPr>
                <w:t>*</w:t>
              </w:r>
              <w:r w:rsidRPr="00CB7921">
                <w:rPr>
                  <w:rFonts w:ascii="Arial" w:hAnsi="Arial" w:cs="Arial"/>
                  <w:sz w:val="16"/>
                </w:rPr>
                <w:t xml:space="preserve"> </w:t>
              </w:r>
              <w:r w:rsidRPr="00CB7921">
                <w:rPr>
                  <w:rFonts w:ascii="Arial" w:hAnsi="Arial" w:cs="Arial"/>
                  <w:sz w:val="16"/>
                </w:rPr>
                <w:t>LookupTableXSize_Cnt_T_</w:t>
              </w:r>
              <w:proofErr w:type="gramStart"/>
              <w:r w:rsidRPr="00CB7921">
                <w:rPr>
                  <w:rFonts w:ascii="Arial" w:hAnsi="Arial" w:cs="Arial"/>
                  <w:sz w:val="16"/>
                </w:rPr>
                <w:t>u08</w:t>
              </w:r>
              <w:r>
                <w:rPr>
                  <w:rFonts w:ascii="Arial" w:hAnsi="Arial" w:cs="Arial"/>
                  <w:sz w:val="16"/>
                </w:rPr>
                <w:t xml:space="preserve"> </w:t>
              </w:r>
            </w:ins>
            <w:ins w:id="144" w:author="Sengottaiyan, Selva" w:date="2014-10-09T16:35:00Z">
              <w:r>
                <w:rPr>
                  <w:rFonts w:ascii="Arial" w:hAnsi="Arial" w:cs="Arial"/>
                  <w:sz w:val="16"/>
                </w:rPr>
                <w:t xml:space="preserve"> </w:t>
              </w:r>
            </w:ins>
            <w:ins w:id="145" w:author="Sengottaiyan, Selva" w:date="2014-10-09T16:34:00Z">
              <w:r>
                <w:rPr>
                  <w:rFonts w:ascii="Arial" w:hAnsi="Arial" w:cs="Arial"/>
                  <w:sz w:val="16"/>
                </w:rPr>
                <w:t>table</w:t>
              </w:r>
            </w:ins>
            <w:proofErr w:type="gramEnd"/>
            <w:ins w:id="146" w:author="Sengottaiyan, Selva" w:date="2014-10-09T16:35:00Z">
              <w:r>
                <w:rPr>
                  <w:rFonts w:ascii="Arial" w:hAnsi="Arial" w:cs="Arial"/>
                  <w:sz w:val="16"/>
                </w:rPr>
                <w:t xml:space="preserve"> can be of two size (17 or 22). It’s not a range but two discrete values</w:t>
              </w:r>
            </w:ins>
          </w:p>
          <w:p w:rsidR="006916F2" w:rsidRDefault="006916F2" w:rsidP="00F957FA">
            <w:pPr>
              <w:spacing w:before="60"/>
              <w:rPr>
                <w:ins w:id="147" w:author="Sengottaiyan, Selva" w:date="2014-10-09T16:33:00Z"/>
                <w:rFonts w:ascii="Arial" w:hAnsi="Arial" w:cs="Arial"/>
                <w:sz w:val="16"/>
              </w:rPr>
            </w:pPr>
            <w:ins w:id="148" w:author="Sengottaiyan, Selva" w:date="2014-10-09T16:34:00Z">
              <w:r>
                <w:rPr>
                  <w:rFonts w:ascii="Arial" w:hAnsi="Arial" w:cs="Arial"/>
                  <w:sz w:val="16"/>
                </w:rPr>
                <w:t xml:space="preserve"> </w:t>
              </w:r>
            </w:ins>
          </w:p>
        </w:tc>
      </w:tr>
    </w:tbl>
    <w:p w:rsidR="006916F2" w:rsidRDefault="006916F2" w:rsidP="006916F2">
      <w:pPr>
        <w:pStyle w:val="Heading4"/>
        <w:numPr>
          <w:ilvl w:val="0"/>
          <w:numId w:val="0"/>
        </w:numPr>
        <w:rPr>
          <w:ins w:id="149" w:author="Sengottaiyan, Selva" w:date="2014-10-09T16:33:00Z"/>
        </w:rPr>
        <w:pPrChange w:id="150" w:author="Sengottaiyan, Selva" w:date="2014-10-09T16:33:00Z">
          <w:pPr>
            <w:pStyle w:val="Heading4"/>
          </w:pPr>
        </w:pPrChange>
      </w:pPr>
    </w:p>
    <w:p w:rsidR="008B3E94" w:rsidRDefault="008B3E94" w:rsidP="008B3E94">
      <w:pPr>
        <w:pStyle w:val="Heading4"/>
      </w:pPr>
      <w:r>
        <w:t>Description</w:t>
      </w:r>
    </w:p>
    <w:bookmarkStart w:id="151" w:name="OLE_LINK95"/>
    <w:bookmarkStart w:id="152" w:name="OLE_LINK96"/>
    <w:bookmarkEnd w:id="79"/>
    <w:bookmarkEnd w:id="80"/>
    <w:bookmarkEnd w:id="81"/>
    <w:bookmarkStart w:id="153" w:name="_MON_1438156235"/>
    <w:bookmarkEnd w:id="153"/>
    <w:p w:rsidR="00137502" w:rsidRDefault="00D83C5E" w:rsidP="00137502">
      <w:pPr>
        <w:spacing w:after="0"/>
        <w:jc w:val="center"/>
      </w:pPr>
      <w:r>
        <w:object w:dxaOrig="10753" w:dyaOrig="17682">
          <v:shape id="_x0000_i1028" type="#_x0000_t75" style="width:338.1pt;height:555.95pt" o:ole="">
            <v:imagedata r:id="rId21" o:title=""/>
          </v:shape>
          <o:OLEObject Type="Embed" ProgID="Visio.Drawing.11" ShapeID="_x0000_i1028" DrawAspect="Content" ObjectID="_1474441801" r:id="rId22"/>
        </w:object>
      </w:r>
      <w:bookmarkEnd w:id="151"/>
      <w:bookmarkEnd w:id="152"/>
    </w:p>
    <w:p w:rsidR="00F65A0A" w:rsidRDefault="00F65A0A" w:rsidP="00137502">
      <w:pPr>
        <w:spacing w:after="0"/>
        <w:jc w:val="center"/>
      </w:pPr>
    </w:p>
    <w:p w:rsidR="00137502" w:rsidRDefault="00137502" w:rsidP="00137502">
      <w:pPr>
        <w:pStyle w:val="Heading3"/>
      </w:pPr>
      <w:bookmarkStart w:id="154" w:name="OLE_LINK99"/>
      <w:bookmarkStart w:id="155" w:name="OLE_LINK100"/>
      <w:bookmarkStart w:id="156" w:name="OLE_LINK101"/>
      <w:r>
        <w:lastRenderedPageBreak/>
        <w:t>Compute Rough Turns</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3420"/>
        <w:gridCol w:w="720"/>
        <w:gridCol w:w="720"/>
        <w:gridCol w:w="810"/>
        <w:gridCol w:w="900"/>
        <w:gridCol w:w="846"/>
      </w:tblGrid>
      <w:tr w:rsidR="00137502" w:rsidTr="003F7018">
        <w:tc>
          <w:tcPr>
            <w:tcW w:w="1818" w:type="dxa"/>
          </w:tcPr>
          <w:p w:rsidR="00137502" w:rsidRDefault="00137502" w:rsidP="003F7018">
            <w:pPr>
              <w:spacing w:before="60"/>
              <w:rPr>
                <w:rFonts w:ascii="Arial" w:hAnsi="Arial" w:cs="Arial"/>
                <w:b/>
                <w:bCs/>
                <w:sz w:val="16"/>
              </w:rPr>
            </w:pPr>
            <w:r>
              <w:rPr>
                <w:rFonts w:ascii="Arial" w:hAnsi="Arial" w:cs="Arial"/>
                <w:b/>
                <w:bCs/>
                <w:sz w:val="16"/>
              </w:rPr>
              <w:t>Function Name</w:t>
            </w:r>
          </w:p>
        </w:tc>
        <w:tc>
          <w:tcPr>
            <w:tcW w:w="3420" w:type="dxa"/>
          </w:tcPr>
          <w:p w:rsidR="00137502" w:rsidRDefault="00137502" w:rsidP="003F7018">
            <w:pPr>
              <w:spacing w:before="60"/>
              <w:rPr>
                <w:rFonts w:ascii="Arial" w:hAnsi="Arial" w:cs="Arial"/>
                <w:sz w:val="16"/>
              </w:rPr>
            </w:pPr>
            <w:proofErr w:type="spellStart"/>
            <w:r w:rsidRPr="00137502">
              <w:rPr>
                <w:rFonts w:ascii="Arial" w:hAnsi="Arial" w:cs="Arial"/>
                <w:sz w:val="16"/>
              </w:rPr>
              <w:t>ComputeRoughTurns</w:t>
            </w:r>
            <w:proofErr w:type="spellEnd"/>
          </w:p>
        </w:tc>
        <w:tc>
          <w:tcPr>
            <w:tcW w:w="720" w:type="dxa"/>
            <w:shd w:val="pct30" w:color="FFFF00" w:fill="auto"/>
          </w:tcPr>
          <w:p w:rsidR="00137502" w:rsidRDefault="00137502" w:rsidP="003F7018">
            <w:pPr>
              <w:spacing w:before="60"/>
              <w:jc w:val="center"/>
              <w:rPr>
                <w:rFonts w:ascii="Arial" w:hAnsi="Arial" w:cs="Arial"/>
                <w:sz w:val="16"/>
              </w:rPr>
            </w:pPr>
            <w:r>
              <w:rPr>
                <w:rFonts w:ascii="Arial" w:hAnsi="Arial" w:cs="Arial"/>
                <w:sz w:val="16"/>
              </w:rPr>
              <w:t>Type</w:t>
            </w:r>
          </w:p>
        </w:tc>
        <w:tc>
          <w:tcPr>
            <w:tcW w:w="720" w:type="dxa"/>
            <w:shd w:val="pct30" w:color="FFFF00" w:fill="auto"/>
          </w:tcPr>
          <w:p w:rsidR="00137502" w:rsidRDefault="00137502" w:rsidP="003F7018">
            <w:pPr>
              <w:spacing w:before="60"/>
              <w:jc w:val="center"/>
              <w:rPr>
                <w:rFonts w:ascii="Arial" w:hAnsi="Arial" w:cs="Arial"/>
                <w:sz w:val="16"/>
              </w:rPr>
            </w:pPr>
            <w:r>
              <w:rPr>
                <w:rFonts w:ascii="Arial" w:hAnsi="Arial" w:cs="Arial"/>
                <w:sz w:val="16"/>
              </w:rPr>
              <w:t>Dir.</w:t>
            </w:r>
          </w:p>
        </w:tc>
        <w:tc>
          <w:tcPr>
            <w:tcW w:w="810" w:type="dxa"/>
            <w:shd w:val="pct30" w:color="FFFF00" w:fill="auto"/>
          </w:tcPr>
          <w:p w:rsidR="00137502" w:rsidRDefault="00137502" w:rsidP="003F7018">
            <w:pPr>
              <w:spacing w:before="60"/>
              <w:jc w:val="center"/>
              <w:rPr>
                <w:rFonts w:ascii="Arial" w:hAnsi="Arial" w:cs="Arial"/>
                <w:sz w:val="16"/>
              </w:rPr>
            </w:pPr>
            <w:r>
              <w:rPr>
                <w:rFonts w:ascii="Arial" w:hAnsi="Arial" w:cs="Arial"/>
                <w:sz w:val="16"/>
              </w:rPr>
              <w:t>Min</w:t>
            </w:r>
          </w:p>
        </w:tc>
        <w:tc>
          <w:tcPr>
            <w:tcW w:w="900" w:type="dxa"/>
            <w:shd w:val="pct30" w:color="FFFF00" w:fill="auto"/>
          </w:tcPr>
          <w:p w:rsidR="00137502" w:rsidRDefault="00137502" w:rsidP="003F7018">
            <w:pPr>
              <w:spacing w:before="60"/>
              <w:jc w:val="center"/>
              <w:rPr>
                <w:rFonts w:ascii="Arial" w:hAnsi="Arial" w:cs="Arial"/>
                <w:sz w:val="16"/>
              </w:rPr>
            </w:pPr>
            <w:r>
              <w:rPr>
                <w:rFonts w:ascii="Arial" w:hAnsi="Arial" w:cs="Arial"/>
                <w:sz w:val="16"/>
              </w:rPr>
              <w:t>Max</w:t>
            </w:r>
          </w:p>
        </w:tc>
        <w:tc>
          <w:tcPr>
            <w:tcW w:w="846" w:type="dxa"/>
            <w:tcBorders>
              <w:bottom w:val="single" w:sz="4" w:space="0" w:color="auto"/>
            </w:tcBorders>
            <w:shd w:val="pct30" w:color="FFFF00" w:fill="auto"/>
          </w:tcPr>
          <w:p w:rsidR="00137502" w:rsidRDefault="00137502" w:rsidP="003F7018">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37502" w:rsidTr="003F7018">
        <w:tc>
          <w:tcPr>
            <w:tcW w:w="1818" w:type="dxa"/>
          </w:tcPr>
          <w:p w:rsidR="00137502" w:rsidRDefault="00137502" w:rsidP="003F7018">
            <w:pPr>
              <w:spacing w:before="60"/>
              <w:rPr>
                <w:rFonts w:ascii="Arial" w:hAnsi="Arial" w:cs="Arial"/>
                <w:b/>
                <w:bCs/>
                <w:sz w:val="16"/>
              </w:rPr>
            </w:pPr>
            <w:r>
              <w:rPr>
                <w:rFonts w:ascii="Arial" w:hAnsi="Arial" w:cs="Arial"/>
                <w:b/>
                <w:bCs/>
                <w:sz w:val="16"/>
              </w:rPr>
              <w:t xml:space="preserve">Arguments Passed </w:t>
            </w:r>
          </w:p>
        </w:tc>
        <w:tc>
          <w:tcPr>
            <w:tcW w:w="3420" w:type="dxa"/>
          </w:tcPr>
          <w:p w:rsidR="00137502" w:rsidRDefault="00137502" w:rsidP="003F7018">
            <w:pPr>
              <w:spacing w:before="60"/>
              <w:rPr>
                <w:rFonts w:ascii="Arial" w:hAnsi="Arial" w:cs="Arial"/>
                <w:sz w:val="16"/>
              </w:rPr>
            </w:pPr>
            <w:r w:rsidRPr="00137502">
              <w:rPr>
                <w:rFonts w:ascii="Arial" w:hAnsi="Arial" w:cs="Arial"/>
                <w:sz w:val="16"/>
              </w:rPr>
              <w:t>Delta_Deg_T_f32</w:t>
            </w:r>
          </w:p>
        </w:tc>
        <w:tc>
          <w:tcPr>
            <w:tcW w:w="720" w:type="dxa"/>
          </w:tcPr>
          <w:p w:rsidR="00137502" w:rsidRDefault="00137502" w:rsidP="003F7018">
            <w:pPr>
              <w:spacing w:before="60"/>
              <w:rPr>
                <w:rFonts w:ascii="Arial" w:hAnsi="Arial" w:cs="Arial"/>
                <w:sz w:val="16"/>
              </w:rPr>
            </w:pPr>
            <w:r>
              <w:rPr>
                <w:rFonts w:ascii="Arial" w:hAnsi="Arial" w:cs="Arial"/>
                <w:sz w:val="16"/>
              </w:rPr>
              <w:t>float32</w:t>
            </w:r>
          </w:p>
        </w:tc>
        <w:tc>
          <w:tcPr>
            <w:tcW w:w="720" w:type="dxa"/>
          </w:tcPr>
          <w:p w:rsidR="00137502" w:rsidRDefault="00137502" w:rsidP="003F7018">
            <w:pPr>
              <w:spacing w:before="60"/>
              <w:rPr>
                <w:rFonts w:ascii="Arial" w:hAnsi="Arial" w:cs="Arial"/>
                <w:sz w:val="16"/>
              </w:rPr>
            </w:pPr>
            <w:r>
              <w:rPr>
                <w:rFonts w:ascii="Arial" w:hAnsi="Arial" w:cs="Arial"/>
                <w:sz w:val="16"/>
              </w:rPr>
              <w:t>In</w:t>
            </w:r>
          </w:p>
        </w:tc>
        <w:tc>
          <w:tcPr>
            <w:tcW w:w="810" w:type="dxa"/>
          </w:tcPr>
          <w:p w:rsidR="00137502" w:rsidRDefault="00137502" w:rsidP="003F7018">
            <w:pPr>
              <w:spacing w:before="60"/>
              <w:rPr>
                <w:rFonts w:ascii="Arial" w:hAnsi="Arial" w:cs="Arial"/>
                <w:sz w:val="16"/>
              </w:rPr>
            </w:pPr>
            <w:r>
              <w:rPr>
                <w:rFonts w:ascii="Arial" w:hAnsi="Arial" w:cs="Arial"/>
                <w:sz w:val="16"/>
              </w:rPr>
              <w:t>-360</w:t>
            </w:r>
          </w:p>
        </w:tc>
        <w:tc>
          <w:tcPr>
            <w:tcW w:w="900" w:type="dxa"/>
          </w:tcPr>
          <w:p w:rsidR="00137502" w:rsidRDefault="00137502" w:rsidP="003F7018">
            <w:pPr>
              <w:spacing w:before="60"/>
              <w:rPr>
                <w:rFonts w:ascii="Arial" w:hAnsi="Arial" w:cs="Arial"/>
                <w:sz w:val="16"/>
              </w:rPr>
            </w:pPr>
            <w:r>
              <w:rPr>
                <w:rFonts w:ascii="Arial" w:hAnsi="Arial" w:cs="Arial"/>
                <w:sz w:val="16"/>
              </w:rPr>
              <w:t>360</w:t>
            </w:r>
          </w:p>
        </w:tc>
        <w:tc>
          <w:tcPr>
            <w:tcW w:w="846" w:type="dxa"/>
            <w:shd w:val="pct15" w:color="auto" w:fill="auto"/>
          </w:tcPr>
          <w:p w:rsidR="00137502" w:rsidRDefault="00137502" w:rsidP="003F7018">
            <w:pPr>
              <w:spacing w:before="60"/>
              <w:rPr>
                <w:rFonts w:ascii="Arial" w:hAnsi="Arial" w:cs="Arial"/>
                <w:sz w:val="16"/>
              </w:rPr>
            </w:pPr>
          </w:p>
        </w:tc>
      </w:tr>
      <w:tr w:rsidR="00137502" w:rsidTr="003F7018">
        <w:tc>
          <w:tcPr>
            <w:tcW w:w="1818" w:type="dxa"/>
          </w:tcPr>
          <w:p w:rsidR="00137502" w:rsidRDefault="00137502" w:rsidP="003F7018">
            <w:pPr>
              <w:spacing w:before="60"/>
              <w:rPr>
                <w:rFonts w:ascii="Arial" w:hAnsi="Arial" w:cs="Arial"/>
                <w:b/>
                <w:bCs/>
                <w:sz w:val="16"/>
              </w:rPr>
            </w:pPr>
          </w:p>
        </w:tc>
        <w:tc>
          <w:tcPr>
            <w:tcW w:w="3420" w:type="dxa"/>
          </w:tcPr>
          <w:p w:rsidR="001360D6" w:rsidRDefault="001360D6" w:rsidP="003F7018">
            <w:pPr>
              <w:spacing w:before="60"/>
              <w:rPr>
                <w:rFonts w:ascii="Arial" w:hAnsi="Arial" w:cs="Arial"/>
                <w:sz w:val="16"/>
              </w:rPr>
            </w:pPr>
            <w:r w:rsidRPr="00137502">
              <w:rPr>
                <w:rFonts w:ascii="Arial" w:hAnsi="Arial" w:cs="Arial"/>
                <w:sz w:val="16"/>
              </w:rPr>
              <w:t>RoughTurnAccPtr_Cnt_T_s</w:t>
            </w:r>
            <w:r>
              <w:rPr>
                <w:rFonts w:ascii="Arial" w:hAnsi="Arial" w:cs="Arial"/>
                <w:sz w:val="16"/>
              </w:rPr>
              <w:t>16</w:t>
            </w:r>
          </w:p>
        </w:tc>
        <w:tc>
          <w:tcPr>
            <w:tcW w:w="720" w:type="dxa"/>
          </w:tcPr>
          <w:p w:rsidR="001360D6" w:rsidRDefault="001360D6" w:rsidP="003F7018">
            <w:pPr>
              <w:spacing w:before="60"/>
              <w:rPr>
                <w:rFonts w:ascii="Arial" w:hAnsi="Arial" w:cs="Arial"/>
                <w:sz w:val="16"/>
              </w:rPr>
            </w:pPr>
            <w:r>
              <w:rPr>
                <w:rFonts w:ascii="Arial" w:hAnsi="Arial" w:cs="Arial"/>
                <w:sz w:val="16"/>
              </w:rPr>
              <w:t>sin16</w:t>
            </w:r>
          </w:p>
        </w:tc>
        <w:tc>
          <w:tcPr>
            <w:tcW w:w="720" w:type="dxa"/>
          </w:tcPr>
          <w:p w:rsidR="00137502" w:rsidRDefault="00137502" w:rsidP="003F7018">
            <w:pPr>
              <w:spacing w:before="60"/>
              <w:rPr>
                <w:rFonts w:ascii="Arial" w:hAnsi="Arial" w:cs="Arial"/>
                <w:sz w:val="16"/>
              </w:rPr>
            </w:pPr>
            <w:r>
              <w:rPr>
                <w:rFonts w:ascii="Arial" w:hAnsi="Arial" w:cs="Arial"/>
                <w:sz w:val="16"/>
              </w:rPr>
              <w:t>In/Out</w:t>
            </w:r>
          </w:p>
        </w:tc>
        <w:tc>
          <w:tcPr>
            <w:tcW w:w="810" w:type="dxa"/>
          </w:tcPr>
          <w:p w:rsidR="00137502" w:rsidRDefault="00137502" w:rsidP="003F7018">
            <w:pPr>
              <w:spacing w:before="60"/>
              <w:rPr>
                <w:rFonts w:ascii="Arial" w:hAnsi="Arial" w:cs="Arial"/>
                <w:sz w:val="16"/>
              </w:rPr>
            </w:pPr>
            <w:r>
              <w:rPr>
                <w:rFonts w:ascii="Arial" w:hAnsi="Arial" w:cs="Arial"/>
                <w:sz w:val="16"/>
              </w:rPr>
              <w:t>-</w:t>
            </w:r>
            <w:r w:rsidR="00A86028">
              <w:rPr>
                <w:rFonts w:ascii="Arial" w:hAnsi="Arial" w:cs="Arial"/>
                <w:sz w:val="16"/>
              </w:rPr>
              <w:t>5</w:t>
            </w:r>
          </w:p>
        </w:tc>
        <w:tc>
          <w:tcPr>
            <w:tcW w:w="900" w:type="dxa"/>
          </w:tcPr>
          <w:p w:rsidR="00137502" w:rsidRDefault="00A86028" w:rsidP="003F7018">
            <w:pPr>
              <w:spacing w:before="60"/>
              <w:rPr>
                <w:rFonts w:ascii="Arial" w:hAnsi="Arial" w:cs="Arial"/>
                <w:sz w:val="16"/>
              </w:rPr>
            </w:pPr>
            <w:r>
              <w:rPr>
                <w:rFonts w:ascii="Arial" w:hAnsi="Arial" w:cs="Arial"/>
                <w:sz w:val="16"/>
              </w:rPr>
              <w:t>5</w:t>
            </w:r>
          </w:p>
        </w:tc>
        <w:tc>
          <w:tcPr>
            <w:tcW w:w="846" w:type="dxa"/>
            <w:shd w:val="pct15" w:color="auto" w:fill="auto"/>
          </w:tcPr>
          <w:p w:rsidR="00137502" w:rsidRDefault="00137502" w:rsidP="003F7018">
            <w:pPr>
              <w:spacing w:before="60"/>
              <w:rPr>
                <w:rFonts w:ascii="Arial" w:hAnsi="Arial" w:cs="Arial"/>
                <w:sz w:val="16"/>
              </w:rPr>
            </w:pPr>
          </w:p>
        </w:tc>
      </w:tr>
      <w:tr w:rsidR="00137502" w:rsidTr="003F7018">
        <w:tc>
          <w:tcPr>
            <w:tcW w:w="1818" w:type="dxa"/>
          </w:tcPr>
          <w:p w:rsidR="00137502" w:rsidRDefault="00137502" w:rsidP="003F7018">
            <w:pPr>
              <w:spacing w:before="60"/>
              <w:rPr>
                <w:rFonts w:ascii="Arial" w:hAnsi="Arial" w:cs="Arial"/>
                <w:b/>
                <w:bCs/>
                <w:sz w:val="16"/>
              </w:rPr>
            </w:pPr>
            <w:r>
              <w:rPr>
                <w:rFonts w:ascii="Arial" w:hAnsi="Arial" w:cs="Arial"/>
                <w:b/>
                <w:bCs/>
                <w:sz w:val="16"/>
              </w:rPr>
              <w:t>Return Value</w:t>
            </w:r>
          </w:p>
        </w:tc>
        <w:tc>
          <w:tcPr>
            <w:tcW w:w="3420" w:type="dxa"/>
          </w:tcPr>
          <w:p w:rsidR="00137502" w:rsidRDefault="00137502" w:rsidP="003F7018">
            <w:pPr>
              <w:spacing w:before="60"/>
              <w:rPr>
                <w:rFonts w:ascii="Arial" w:hAnsi="Arial" w:cs="Arial"/>
                <w:sz w:val="16"/>
              </w:rPr>
            </w:pPr>
            <w:r w:rsidRPr="00137502">
              <w:rPr>
                <w:rFonts w:ascii="Arial" w:hAnsi="Arial" w:cs="Arial"/>
                <w:sz w:val="16"/>
              </w:rPr>
              <w:t>RoughTurnCount_Deg_T_f32</w:t>
            </w:r>
          </w:p>
        </w:tc>
        <w:tc>
          <w:tcPr>
            <w:tcW w:w="720" w:type="dxa"/>
          </w:tcPr>
          <w:p w:rsidR="00137502" w:rsidRDefault="00137502" w:rsidP="003F7018">
            <w:pPr>
              <w:spacing w:before="60"/>
              <w:rPr>
                <w:rFonts w:ascii="Arial" w:hAnsi="Arial" w:cs="Arial"/>
                <w:sz w:val="16"/>
              </w:rPr>
            </w:pPr>
            <w:r>
              <w:rPr>
                <w:rFonts w:ascii="Arial" w:hAnsi="Arial" w:cs="Arial"/>
                <w:sz w:val="16"/>
              </w:rPr>
              <w:t>float32</w:t>
            </w:r>
          </w:p>
        </w:tc>
        <w:tc>
          <w:tcPr>
            <w:tcW w:w="720" w:type="dxa"/>
          </w:tcPr>
          <w:p w:rsidR="00137502" w:rsidRDefault="00137502" w:rsidP="003F7018">
            <w:pPr>
              <w:spacing w:before="60"/>
              <w:rPr>
                <w:rFonts w:ascii="Arial" w:hAnsi="Arial" w:cs="Arial"/>
                <w:sz w:val="16"/>
              </w:rPr>
            </w:pPr>
            <w:r>
              <w:rPr>
                <w:rFonts w:ascii="Arial" w:hAnsi="Arial" w:cs="Arial"/>
                <w:sz w:val="16"/>
              </w:rPr>
              <w:t>Out</w:t>
            </w:r>
          </w:p>
        </w:tc>
        <w:tc>
          <w:tcPr>
            <w:tcW w:w="810" w:type="dxa"/>
          </w:tcPr>
          <w:p w:rsidR="00137502" w:rsidRDefault="00137502" w:rsidP="003F7018">
            <w:pPr>
              <w:spacing w:before="60"/>
              <w:rPr>
                <w:rFonts w:ascii="Arial" w:hAnsi="Arial" w:cs="Arial"/>
                <w:sz w:val="16"/>
              </w:rPr>
            </w:pPr>
            <w:r>
              <w:rPr>
                <w:rFonts w:ascii="Arial" w:hAnsi="Arial" w:cs="Arial"/>
                <w:sz w:val="16"/>
              </w:rPr>
              <w:t>-1800</w:t>
            </w:r>
          </w:p>
        </w:tc>
        <w:tc>
          <w:tcPr>
            <w:tcW w:w="900" w:type="dxa"/>
          </w:tcPr>
          <w:p w:rsidR="00137502" w:rsidRDefault="00137502" w:rsidP="003F7018">
            <w:pPr>
              <w:spacing w:before="60"/>
              <w:rPr>
                <w:rFonts w:ascii="Arial" w:hAnsi="Arial" w:cs="Arial"/>
                <w:sz w:val="16"/>
              </w:rPr>
            </w:pPr>
            <w:r>
              <w:rPr>
                <w:rFonts w:ascii="Arial" w:hAnsi="Arial" w:cs="Arial"/>
                <w:sz w:val="16"/>
              </w:rPr>
              <w:t>1800</w:t>
            </w:r>
          </w:p>
        </w:tc>
        <w:tc>
          <w:tcPr>
            <w:tcW w:w="846" w:type="dxa"/>
          </w:tcPr>
          <w:p w:rsidR="00137502" w:rsidRDefault="00137502" w:rsidP="003F7018">
            <w:pPr>
              <w:spacing w:before="60"/>
              <w:rPr>
                <w:rFonts w:ascii="Arial" w:hAnsi="Arial" w:cs="Arial"/>
                <w:sz w:val="16"/>
              </w:rPr>
            </w:pPr>
            <w:r>
              <w:rPr>
                <w:rFonts w:ascii="Arial" w:hAnsi="Arial" w:cs="Arial"/>
                <w:sz w:val="16"/>
              </w:rPr>
              <w:t>4.8E-04</w:t>
            </w:r>
          </w:p>
        </w:tc>
      </w:tr>
    </w:tbl>
    <w:p w:rsidR="00137502" w:rsidRDefault="00137502" w:rsidP="00137502">
      <w:pPr>
        <w:pStyle w:val="Heading4"/>
      </w:pPr>
      <w:r>
        <w:t>Description</w:t>
      </w:r>
    </w:p>
    <w:bookmarkStart w:id="157" w:name="OLE_LINK111"/>
    <w:bookmarkStart w:id="158" w:name="OLE_LINK112"/>
    <w:p w:rsidR="00432BEC" w:rsidRDefault="002C081F" w:rsidP="00137502">
      <w:pPr>
        <w:spacing w:after="0"/>
        <w:jc w:val="center"/>
      </w:pPr>
      <w:r>
        <w:object w:dxaOrig="10562" w:dyaOrig="5384">
          <v:shape id="_x0000_i1029" type="#_x0000_t75" style="width:376.9pt;height:190.95pt" o:ole="">
            <v:imagedata r:id="rId23" o:title=""/>
          </v:shape>
          <o:OLEObject Type="Embed" ProgID="Visio.Drawing.11" ShapeID="_x0000_i1029" DrawAspect="Content" ObjectID="_1474441802" r:id="rId24"/>
        </w:object>
      </w:r>
      <w:bookmarkEnd w:id="154"/>
      <w:bookmarkEnd w:id="155"/>
      <w:bookmarkEnd w:id="156"/>
      <w:bookmarkEnd w:id="157"/>
      <w:bookmarkEnd w:id="158"/>
    </w:p>
    <w:p w:rsidR="00432BEC" w:rsidRDefault="00432BEC">
      <w:pPr>
        <w:spacing w:after="0"/>
      </w:pPr>
      <w:r>
        <w:br w:type="page"/>
      </w:r>
    </w:p>
    <w:p w:rsidR="00432BEC" w:rsidRDefault="00432BEC" w:rsidP="00432BEC">
      <w:pPr>
        <w:pStyle w:val="Heading3"/>
      </w:pPr>
      <w:r>
        <w:lastRenderedPageBreak/>
        <w:t>Constrain One Rev</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3420"/>
        <w:gridCol w:w="720"/>
        <w:gridCol w:w="720"/>
        <w:gridCol w:w="810"/>
        <w:gridCol w:w="900"/>
        <w:gridCol w:w="846"/>
      </w:tblGrid>
      <w:tr w:rsidR="00432BEC" w:rsidTr="00432BEC">
        <w:tc>
          <w:tcPr>
            <w:tcW w:w="1818" w:type="dxa"/>
          </w:tcPr>
          <w:p w:rsidR="00432BEC" w:rsidRDefault="00432BEC" w:rsidP="00432BEC">
            <w:pPr>
              <w:spacing w:before="60"/>
              <w:rPr>
                <w:rFonts w:ascii="Arial" w:hAnsi="Arial" w:cs="Arial"/>
                <w:b/>
                <w:bCs/>
                <w:sz w:val="16"/>
              </w:rPr>
            </w:pPr>
            <w:r>
              <w:rPr>
                <w:rFonts w:ascii="Arial" w:hAnsi="Arial" w:cs="Arial"/>
                <w:b/>
                <w:bCs/>
                <w:sz w:val="16"/>
              </w:rPr>
              <w:t>Function Name</w:t>
            </w:r>
          </w:p>
        </w:tc>
        <w:tc>
          <w:tcPr>
            <w:tcW w:w="3420" w:type="dxa"/>
          </w:tcPr>
          <w:p w:rsidR="00432BEC" w:rsidRDefault="00432BEC" w:rsidP="00432BEC">
            <w:pPr>
              <w:spacing w:before="60"/>
              <w:rPr>
                <w:rFonts w:ascii="Arial" w:hAnsi="Arial" w:cs="Arial"/>
                <w:sz w:val="16"/>
              </w:rPr>
            </w:pPr>
            <w:proofErr w:type="spellStart"/>
            <w:r w:rsidRPr="00432BEC">
              <w:rPr>
                <w:rFonts w:ascii="Arial" w:hAnsi="Arial" w:cs="Arial"/>
                <w:sz w:val="16"/>
              </w:rPr>
              <w:t>ConstrainOneRev</w:t>
            </w:r>
            <w:proofErr w:type="spellEnd"/>
          </w:p>
        </w:tc>
        <w:tc>
          <w:tcPr>
            <w:tcW w:w="720" w:type="dxa"/>
            <w:shd w:val="pct30" w:color="FFFF00" w:fill="auto"/>
          </w:tcPr>
          <w:p w:rsidR="00432BEC" w:rsidRDefault="00432BEC" w:rsidP="00432BEC">
            <w:pPr>
              <w:spacing w:before="60"/>
              <w:jc w:val="center"/>
              <w:rPr>
                <w:rFonts w:ascii="Arial" w:hAnsi="Arial" w:cs="Arial"/>
                <w:sz w:val="16"/>
              </w:rPr>
            </w:pPr>
            <w:r>
              <w:rPr>
                <w:rFonts w:ascii="Arial" w:hAnsi="Arial" w:cs="Arial"/>
                <w:sz w:val="16"/>
              </w:rPr>
              <w:t>Type</w:t>
            </w:r>
          </w:p>
        </w:tc>
        <w:tc>
          <w:tcPr>
            <w:tcW w:w="720" w:type="dxa"/>
            <w:shd w:val="pct30" w:color="FFFF00" w:fill="auto"/>
          </w:tcPr>
          <w:p w:rsidR="00432BEC" w:rsidRDefault="00432BEC" w:rsidP="00432BEC">
            <w:pPr>
              <w:spacing w:before="60"/>
              <w:jc w:val="center"/>
              <w:rPr>
                <w:rFonts w:ascii="Arial" w:hAnsi="Arial" w:cs="Arial"/>
                <w:sz w:val="16"/>
              </w:rPr>
            </w:pPr>
            <w:r>
              <w:rPr>
                <w:rFonts w:ascii="Arial" w:hAnsi="Arial" w:cs="Arial"/>
                <w:sz w:val="16"/>
              </w:rPr>
              <w:t>Dir.</w:t>
            </w:r>
          </w:p>
        </w:tc>
        <w:tc>
          <w:tcPr>
            <w:tcW w:w="810" w:type="dxa"/>
            <w:shd w:val="pct30" w:color="FFFF00" w:fill="auto"/>
          </w:tcPr>
          <w:p w:rsidR="00432BEC" w:rsidRDefault="00432BEC" w:rsidP="00432BEC">
            <w:pPr>
              <w:spacing w:before="60"/>
              <w:jc w:val="center"/>
              <w:rPr>
                <w:rFonts w:ascii="Arial" w:hAnsi="Arial" w:cs="Arial"/>
                <w:sz w:val="16"/>
              </w:rPr>
            </w:pPr>
            <w:r>
              <w:rPr>
                <w:rFonts w:ascii="Arial" w:hAnsi="Arial" w:cs="Arial"/>
                <w:sz w:val="16"/>
              </w:rPr>
              <w:t>Min</w:t>
            </w:r>
          </w:p>
        </w:tc>
        <w:tc>
          <w:tcPr>
            <w:tcW w:w="900" w:type="dxa"/>
            <w:shd w:val="pct30" w:color="FFFF00" w:fill="auto"/>
          </w:tcPr>
          <w:p w:rsidR="00432BEC" w:rsidRDefault="00432BEC" w:rsidP="00432BEC">
            <w:pPr>
              <w:spacing w:before="60"/>
              <w:jc w:val="center"/>
              <w:rPr>
                <w:rFonts w:ascii="Arial" w:hAnsi="Arial" w:cs="Arial"/>
                <w:sz w:val="16"/>
              </w:rPr>
            </w:pPr>
            <w:r>
              <w:rPr>
                <w:rFonts w:ascii="Arial" w:hAnsi="Arial" w:cs="Arial"/>
                <w:sz w:val="16"/>
              </w:rPr>
              <w:t>Max</w:t>
            </w:r>
          </w:p>
        </w:tc>
        <w:tc>
          <w:tcPr>
            <w:tcW w:w="846" w:type="dxa"/>
            <w:tcBorders>
              <w:bottom w:val="single" w:sz="4" w:space="0" w:color="auto"/>
            </w:tcBorders>
            <w:shd w:val="pct30" w:color="FFFF00" w:fill="auto"/>
          </w:tcPr>
          <w:p w:rsidR="00432BEC" w:rsidRDefault="00432BEC" w:rsidP="00432BEC">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432BEC" w:rsidTr="00432BEC">
        <w:tc>
          <w:tcPr>
            <w:tcW w:w="1818" w:type="dxa"/>
          </w:tcPr>
          <w:p w:rsidR="00432BEC" w:rsidRDefault="00432BEC" w:rsidP="00432BEC">
            <w:pPr>
              <w:spacing w:before="60"/>
              <w:rPr>
                <w:rFonts w:ascii="Arial" w:hAnsi="Arial" w:cs="Arial"/>
                <w:b/>
                <w:bCs/>
                <w:sz w:val="16"/>
              </w:rPr>
            </w:pPr>
            <w:r>
              <w:rPr>
                <w:rFonts w:ascii="Arial" w:hAnsi="Arial" w:cs="Arial"/>
                <w:b/>
                <w:bCs/>
                <w:sz w:val="16"/>
              </w:rPr>
              <w:t xml:space="preserve">Arguments Passed </w:t>
            </w:r>
          </w:p>
        </w:tc>
        <w:tc>
          <w:tcPr>
            <w:tcW w:w="3420" w:type="dxa"/>
          </w:tcPr>
          <w:p w:rsidR="00432BEC" w:rsidRDefault="00432BEC" w:rsidP="00432BEC">
            <w:pPr>
              <w:spacing w:before="60"/>
              <w:rPr>
                <w:rFonts w:ascii="Arial" w:hAnsi="Arial" w:cs="Arial"/>
                <w:sz w:val="16"/>
              </w:rPr>
            </w:pPr>
            <w:r w:rsidRPr="00432BEC">
              <w:rPr>
                <w:rFonts w:ascii="Arial" w:hAnsi="Arial" w:cs="Arial"/>
                <w:sz w:val="16"/>
              </w:rPr>
              <w:t>Input_Deg_T_f32</w:t>
            </w:r>
          </w:p>
        </w:tc>
        <w:tc>
          <w:tcPr>
            <w:tcW w:w="720" w:type="dxa"/>
          </w:tcPr>
          <w:p w:rsidR="00432BEC" w:rsidRDefault="00432BEC" w:rsidP="00432BEC">
            <w:pPr>
              <w:spacing w:before="60"/>
              <w:rPr>
                <w:rFonts w:ascii="Arial" w:hAnsi="Arial" w:cs="Arial"/>
                <w:sz w:val="16"/>
              </w:rPr>
            </w:pPr>
            <w:r>
              <w:rPr>
                <w:rFonts w:ascii="Arial" w:hAnsi="Arial" w:cs="Arial"/>
                <w:sz w:val="16"/>
              </w:rPr>
              <w:t>float32</w:t>
            </w:r>
          </w:p>
        </w:tc>
        <w:tc>
          <w:tcPr>
            <w:tcW w:w="720" w:type="dxa"/>
          </w:tcPr>
          <w:p w:rsidR="00432BEC" w:rsidRDefault="00432BEC" w:rsidP="00432BEC">
            <w:pPr>
              <w:spacing w:before="60"/>
              <w:rPr>
                <w:rFonts w:ascii="Arial" w:hAnsi="Arial" w:cs="Arial"/>
                <w:sz w:val="16"/>
              </w:rPr>
            </w:pPr>
            <w:r>
              <w:rPr>
                <w:rFonts w:ascii="Arial" w:hAnsi="Arial" w:cs="Arial"/>
                <w:sz w:val="16"/>
              </w:rPr>
              <w:t>In</w:t>
            </w:r>
          </w:p>
        </w:tc>
        <w:tc>
          <w:tcPr>
            <w:tcW w:w="810" w:type="dxa"/>
          </w:tcPr>
          <w:p w:rsidR="00432BEC" w:rsidRDefault="00A86028" w:rsidP="00432BEC">
            <w:pPr>
              <w:spacing w:before="60"/>
              <w:rPr>
                <w:rFonts w:ascii="Arial" w:hAnsi="Arial" w:cs="Arial"/>
                <w:sz w:val="16"/>
              </w:rPr>
            </w:pPr>
            <w:r>
              <w:rPr>
                <w:rFonts w:ascii="Arial" w:hAnsi="Arial" w:cs="Arial"/>
                <w:sz w:val="16"/>
              </w:rPr>
              <w:t>-1800</w:t>
            </w:r>
          </w:p>
        </w:tc>
        <w:tc>
          <w:tcPr>
            <w:tcW w:w="900" w:type="dxa"/>
          </w:tcPr>
          <w:p w:rsidR="00432BEC" w:rsidRDefault="00A86028" w:rsidP="00432BEC">
            <w:pPr>
              <w:spacing w:before="60"/>
              <w:rPr>
                <w:rFonts w:ascii="Arial" w:hAnsi="Arial" w:cs="Arial"/>
                <w:sz w:val="16"/>
              </w:rPr>
            </w:pPr>
            <w:r>
              <w:rPr>
                <w:rFonts w:ascii="Arial" w:hAnsi="Arial" w:cs="Arial"/>
                <w:sz w:val="16"/>
              </w:rPr>
              <w:t>1800</w:t>
            </w:r>
          </w:p>
        </w:tc>
        <w:tc>
          <w:tcPr>
            <w:tcW w:w="846" w:type="dxa"/>
            <w:shd w:val="pct15" w:color="auto" w:fill="auto"/>
          </w:tcPr>
          <w:p w:rsidR="00432BEC" w:rsidRDefault="00432BEC" w:rsidP="00432BEC">
            <w:pPr>
              <w:spacing w:before="60"/>
              <w:rPr>
                <w:rFonts w:ascii="Arial" w:hAnsi="Arial" w:cs="Arial"/>
                <w:sz w:val="16"/>
              </w:rPr>
            </w:pPr>
          </w:p>
        </w:tc>
      </w:tr>
      <w:tr w:rsidR="00432BEC" w:rsidTr="00432BEC">
        <w:tc>
          <w:tcPr>
            <w:tcW w:w="1818" w:type="dxa"/>
          </w:tcPr>
          <w:p w:rsidR="00432BEC" w:rsidRDefault="00432BEC" w:rsidP="00432BEC">
            <w:pPr>
              <w:spacing w:before="60"/>
              <w:rPr>
                <w:rFonts w:ascii="Arial" w:hAnsi="Arial" w:cs="Arial"/>
                <w:b/>
                <w:bCs/>
                <w:sz w:val="16"/>
              </w:rPr>
            </w:pPr>
            <w:r>
              <w:rPr>
                <w:rFonts w:ascii="Arial" w:hAnsi="Arial" w:cs="Arial"/>
                <w:b/>
                <w:bCs/>
                <w:sz w:val="16"/>
              </w:rPr>
              <w:t>Return Value</w:t>
            </w:r>
          </w:p>
        </w:tc>
        <w:tc>
          <w:tcPr>
            <w:tcW w:w="3420" w:type="dxa"/>
          </w:tcPr>
          <w:p w:rsidR="00432BEC" w:rsidRDefault="00432BEC" w:rsidP="00432BEC">
            <w:pPr>
              <w:spacing w:before="60"/>
              <w:rPr>
                <w:rFonts w:ascii="Arial" w:hAnsi="Arial" w:cs="Arial"/>
                <w:sz w:val="16"/>
              </w:rPr>
            </w:pPr>
            <w:r w:rsidRPr="00432BEC">
              <w:rPr>
                <w:rFonts w:ascii="Arial" w:hAnsi="Arial" w:cs="Arial"/>
                <w:sz w:val="16"/>
              </w:rPr>
              <w:t>Input_Deg_T_f32</w:t>
            </w:r>
          </w:p>
        </w:tc>
        <w:tc>
          <w:tcPr>
            <w:tcW w:w="720" w:type="dxa"/>
          </w:tcPr>
          <w:p w:rsidR="00432BEC" w:rsidRDefault="00432BEC" w:rsidP="00432BEC">
            <w:pPr>
              <w:spacing w:before="60"/>
              <w:rPr>
                <w:rFonts w:ascii="Arial" w:hAnsi="Arial" w:cs="Arial"/>
                <w:sz w:val="16"/>
              </w:rPr>
            </w:pPr>
            <w:r>
              <w:rPr>
                <w:rFonts w:ascii="Arial" w:hAnsi="Arial" w:cs="Arial"/>
                <w:sz w:val="16"/>
              </w:rPr>
              <w:t>float32</w:t>
            </w:r>
          </w:p>
        </w:tc>
        <w:tc>
          <w:tcPr>
            <w:tcW w:w="720" w:type="dxa"/>
          </w:tcPr>
          <w:p w:rsidR="00432BEC" w:rsidRDefault="00432BEC" w:rsidP="00432BEC">
            <w:pPr>
              <w:spacing w:before="60"/>
              <w:rPr>
                <w:rFonts w:ascii="Arial" w:hAnsi="Arial" w:cs="Arial"/>
                <w:sz w:val="16"/>
              </w:rPr>
            </w:pPr>
            <w:r>
              <w:rPr>
                <w:rFonts w:ascii="Arial" w:hAnsi="Arial" w:cs="Arial"/>
                <w:sz w:val="16"/>
              </w:rPr>
              <w:t>Out</w:t>
            </w:r>
          </w:p>
        </w:tc>
        <w:tc>
          <w:tcPr>
            <w:tcW w:w="810" w:type="dxa"/>
          </w:tcPr>
          <w:p w:rsidR="00432BEC" w:rsidRDefault="00432BEC" w:rsidP="00432BEC">
            <w:pPr>
              <w:spacing w:before="60"/>
              <w:rPr>
                <w:rFonts w:ascii="Arial" w:hAnsi="Arial" w:cs="Arial"/>
                <w:sz w:val="16"/>
              </w:rPr>
            </w:pPr>
            <w:r>
              <w:rPr>
                <w:rFonts w:ascii="Arial" w:hAnsi="Arial" w:cs="Arial"/>
                <w:sz w:val="16"/>
              </w:rPr>
              <w:t>0</w:t>
            </w:r>
          </w:p>
        </w:tc>
        <w:tc>
          <w:tcPr>
            <w:tcW w:w="900" w:type="dxa"/>
          </w:tcPr>
          <w:p w:rsidR="00432BEC" w:rsidRDefault="00432BEC" w:rsidP="00432BEC">
            <w:pPr>
              <w:spacing w:before="60"/>
              <w:rPr>
                <w:rFonts w:ascii="Arial" w:hAnsi="Arial" w:cs="Arial"/>
                <w:sz w:val="16"/>
              </w:rPr>
            </w:pPr>
            <w:r>
              <w:rPr>
                <w:rFonts w:ascii="Arial" w:hAnsi="Arial" w:cs="Arial"/>
                <w:sz w:val="16"/>
              </w:rPr>
              <w:t>360</w:t>
            </w:r>
          </w:p>
        </w:tc>
        <w:tc>
          <w:tcPr>
            <w:tcW w:w="846" w:type="dxa"/>
          </w:tcPr>
          <w:p w:rsidR="00432BEC" w:rsidRDefault="00432BEC" w:rsidP="00432BEC">
            <w:pPr>
              <w:spacing w:before="60"/>
              <w:rPr>
                <w:rFonts w:ascii="Arial" w:hAnsi="Arial" w:cs="Arial"/>
                <w:sz w:val="16"/>
              </w:rPr>
            </w:pPr>
            <w:r>
              <w:rPr>
                <w:rFonts w:ascii="Arial" w:hAnsi="Arial" w:cs="Arial"/>
                <w:sz w:val="16"/>
              </w:rPr>
              <w:t>4.8E-04</w:t>
            </w:r>
          </w:p>
        </w:tc>
      </w:tr>
    </w:tbl>
    <w:p w:rsidR="00432BEC" w:rsidRDefault="00432BEC" w:rsidP="00432BEC">
      <w:pPr>
        <w:pStyle w:val="Heading4"/>
      </w:pPr>
      <w:r>
        <w:t>Description</w:t>
      </w:r>
    </w:p>
    <w:p w:rsidR="008B3E94" w:rsidRDefault="00432BEC" w:rsidP="00432BEC">
      <w:pPr>
        <w:spacing w:after="0"/>
        <w:jc w:val="center"/>
        <w:rPr>
          <w:rFonts w:ascii="Arial" w:hAnsi="Arial"/>
          <w:b/>
          <w:kern w:val="28"/>
          <w:sz w:val="28"/>
        </w:rPr>
      </w:pPr>
      <w:r>
        <w:object w:dxaOrig="6924" w:dyaOrig="3972">
          <v:shape id="_x0000_i1030" type="#_x0000_t75" style="width:246.7pt;height:141.5pt" o:ole="">
            <v:imagedata r:id="rId25" o:title=""/>
          </v:shape>
          <o:OLEObject Type="Embed" ProgID="Visio.Drawing.11" ShapeID="_x0000_i1030" DrawAspect="Content" ObjectID="_1474441803" r:id="rId26"/>
        </w:object>
      </w:r>
      <w:r w:rsidR="008B3E94">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A72BFC" w:rsidP="00243EF6">
            <w:pPr>
              <w:spacing w:before="100" w:beforeAutospacing="1" w:after="100" w:afterAutospacing="1"/>
              <w:rPr>
                <w:rFonts w:ascii="Arial" w:hAnsi="Arial" w:cs="Arial"/>
                <w:sz w:val="16"/>
                <w:szCs w:val="16"/>
              </w:rPr>
            </w:pPr>
            <w:r w:rsidRPr="00A72BFC">
              <w:rPr>
                <w:rFonts w:ascii="Arial" w:hAnsi="Arial" w:cs="Arial"/>
                <w:sz w:val="16"/>
                <w:szCs w:val="16"/>
              </w:rPr>
              <w:t>I2C</w:t>
            </w:r>
            <w:r w:rsidR="00243EF6">
              <w:rPr>
                <w:rFonts w:ascii="Arial" w:hAnsi="Arial" w:cs="Arial"/>
                <w:sz w:val="16"/>
                <w:szCs w:val="16"/>
              </w:rPr>
              <w:t>Hw</w:t>
            </w:r>
            <w:r w:rsidRPr="00A72BFC">
              <w:rPr>
                <w:rFonts w:ascii="Arial" w:hAnsi="Arial" w:cs="Arial"/>
                <w:sz w:val="16"/>
                <w:szCs w:val="16"/>
              </w:rPr>
              <w:t>AbsPos_HwDeg_f32</w:t>
            </w:r>
          </w:p>
        </w:tc>
        <w:tc>
          <w:tcPr>
            <w:tcW w:w="4455" w:type="dxa"/>
            <w:vAlign w:val="center"/>
          </w:tcPr>
          <w:p w:rsidR="002C03D8" w:rsidRPr="004B5BE2" w:rsidRDefault="00A72BFC"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A72BFC" w:rsidRPr="004B5BE2" w:rsidTr="00F957FA">
        <w:trPr>
          <w:trHeight w:val="341"/>
        </w:trPr>
        <w:tc>
          <w:tcPr>
            <w:tcW w:w="4455" w:type="dxa"/>
            <w:vAlign w:val="center"/>
          </w:tcPr>
          <w:p w:rsidR="00A72BFC" w:rsidRPr="00A72BFC" w:rsidRDefault="00A72BFC" w:rsidP="00F957FA">
            <w:pPr>
              <w:spacing w:before="100" w:beforeAutospacing="1" w:after="100" w:afterAutospacing="1"/>
              <w:rPr>
                <w:rFonts w:ascii="Arial" w:hAnsi="Arial" w:cs="Arial"/>
                <w:sz w:val="16"/>
                <w:szCs w:val="16"/>
              </w:rPr>
            </w:pPr>
            <w:r w:rsidRPr="00A72BFC">
              <w:rPr>
                <w:rFonts w:ascii="Arial" w:hAnsi="Arial" w:cs="Arial"/>
                <w:sz w:val="16"/>
                <w:szCs w:val="16"/>
              </w:rPr>
              <w:t>I2CHw</w:t>
            </w:r>
            <w:r w:rsidR="00243EF6">
              <w:rPr>
                <w:rFonts w:ascii="Arial" w:hAnsi="Arial" w:cs="Arial"/>
                <w:sz w:val="16"/>
                <w:szCs w:val="16"/>
              </w:rPr>
              <w:t>Abs</w:t>
            </w:r>
            <w:r w:rsidRPr="00A72BFC">
              <w:rPr>
                <w:rFonts w:ascii="Arial" w:hAnsi="Arial" w:cs="Arial"/>
                <w:sz w:val="16"/>
                <w:szCs w:val="16"/>
              </w:rPr>
              <w:t>PosValid_Cnt_lgc</w:t>
            </w:r>
          </w:p>
        </w:tc>
        <w:tc>
          <w:tcPr>
            <w:tcW w:w="4455" w:type="dxa"/>
            <w:vAlign w:val="center"/>
          </w:tcPr>
          <w:p w:rsidR="00A72BFC" w:rsidRPr="004B5BE2" w:rsidRDefault="00A72BFC"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1D10C5" w:rsidRPr="004B5BE2" w:rsidTr="00F957FA">
        <w:trPr>
          <w:trHeight w:val="341"/>
        </w:trPr>
        <w:tc>
          <w:tcPr>
            <w:tcW w:w="4455" w:type="dxa"/>
            <w:vAlign w:val="center"/>
          </w:tcPr>
          <w:p w:rsidR="001D10C5" w:rsidRPr="00EB4D35" w:rsidRDefault="001D10C5" w:rsidP="00F957FA">
            <w:pPr>
              <w:spacing w:before="100" w:beforeAutospacing="1" w:after="100" w:afterAutospacing="1"/>
              <w:rPr>
                <w:rFonts w:ascii="Arial" w:hAnsi="Arial" w:cs="Arial"/>
                <w:sz w:val="16"/>
                <w:szCs w:val="16"/>
              </w:rPr>
            </w:pPr>
            <w:proofErr w:type="spellStart"/>
            <w:r w:rsidRPr="006D25F3">
              <w:rPr>
                <w:rFonts w:ascii="Arial" w:hAnsi="Arial" w:cs="Arial"/>
                <w:sz w:val="16"/>
                <w:szCs w:val="16"/>
              </w:rPr>
              <w:t>TrimCompEOL_Cnt_lgc</w:t>
            </w:r>
            <w:proofErr w:type="spellEnd"/>
          </w:p>
        </w:tc>
        <w:tc>
          <w:tcPr>
            <w:tcW w:w="4455" w:type="dxa"/>
            <w:vAlign w:val="center"/>
          </w:tcPr>
          <w:p w:rsidR="001D10C5" w:rsidRPr="00EB4D35" w:rsidRDefault="001D10C5" w:rsidP="00F957FA">
            <w:pPr>
              <w:spacing w:before="100" w:beforeAutospacing="1" w:after="100" w:afterAutospacing="1"/>
              <w:rPr>
                <w:rFonts w:ascii="Arial" w:hAnsi="Arial" w:cs="Arial"/>
                <w:sz w:val="16"/>
                <w:szCs w:val="16"/>
              </w:rPr>
            </w:pPr>
            <w:r w:rsidRPr="00EB4D35">
              <w:rPr>
                <w:rFonts w:ascii="Arial" w:hAnsi="Arial" w:cs="Arial"/>
                <w:sz w:val="16"/>
                <w:szCs w:val="16"/>
              </w:rPr>
              <w:t>FALSE</w:t>
            </w:r>
          </w:p>
        </w:tc>
      </w:tr>
    </w:tbl>
    <w:p w:rsidR="002C03D8" w:rsidRPr="002C03D8" w:rsidRDefault="002C03D8" w:rsidP="002C03D8"/>
    <w:p w:rsidR="004A781C" w:rsidRDefault="004A781C">
      <w:pPr>
        <w:pStyle w:val="Heading2"/>
      </w:pPr>
      <w:r>
        <w:t xml:space="preserve">Initialization </w:t>
      </w:r>
      <w:r w:rsidRPr="00A4322E">
        <w:t>Functions</w:t>
      </w:r>
    </w:p>
    <w:p w:rsidR="004A781C" w:rsidRDefault="004A781C" w:rsidP="0035640C">
      <w:pPr>
        <w:pStyle w:val="Heading3"/>
      </w:pPr>
      <w:proofErr w:type="spellStart"/>
      <w:r>
        <w:t>Init</w:t>
      </w:r>
      <w:proofErr w:type="spellEnd"/>
      <w:r>
        <w:t xml:space="preserve">: </w:t>
      </w:r>
      <w:r w:rsidR="0035640C">
        <w:t xml:space="preserve"> </w:t>
      </w:r>
      <w:r w:rsidR="0035640C" w:rsidRPr="0035640C">
        <w:t>DigColPs_Init1</w:t>
      </w:r>
    </w:p>
    <w:bookmarkStart w:id="159" w:name="OLE_LINK113"/>
    <w:bookmarkStart w:id="160" w:name="OLE_LINK114"/>
    <w:bookmarkStart w:id="161" w:name="_MON_1438158237"/>
    <w:bookmarkEnd w:id="161"/>
    <w:p w:rsidR="00A72BFC" w:rsidRPr="00A72BFC" w:rsidRDefault="002C081F" w:rsidP="00A72BFC">
      <w:pPr>
        <w:jc w:val="center"/>
      </w:pPr>
      <w:r>
        <w:object w:dxaOrig="9121" w:dyaOrig="8115">
          <v:shape id="_x0000_i1031" type="#_x0000_t75" style="width:323.7pt;height:4in" o:ole="">
            <v:imagedata r:id="rId27" o:title=""/>
          </v:shape>
          <o:OLEObject Type="Embed" ProgID="Visio.Drawing.11" ShapeID="_x0000_i1031" DrawAspect="Content" ObjectID="_1474441804" r:id="rId28"/>
        </w:object>
      </w:r>
      <w:bookmarkEnd w:id="159"/>
      <w:bookmarkEnd w:id="160"/>
    </w:p>
    <w:p w:rsidR="004A781C" w:rsidRDefault="004A781C">
      <w:pPr>
        <w:pStyle w:val="Heading4"/>
      </w:pPr>
      <w:r>
        <w:t>Design Rationale</w:t>
      </w:r>
    </w:p>
    <w:p w:rsidR="00A72BFC" w:rsidRPr="00A72BFC" w:rsidRDefault="00A72BFC" w:rsidP="00A72BFC">
      <w:r>
        <w:t>None</w:t>
      </w:r>
    </w:p>
    <w:p w:rsidR="004A781C" w:rsidRDefault="004A781C">
      <w:pPr>
        <w:pStyle w:val="Heading4"/>
      </w:pPr>
      <w:r>
        <w:t>Module Outputs</w:t>
      </w:r>
    </w:p>
    <w:p w:rsidR="004A781C" w:rsidRDefault="00A72BFC">
      <w:r>
        <w:t>None</w:t>
      </w:r>
    </w:p>
    <w:p w:rsidR="004A781C" w:rsidRDefault="004A781C">
      <w:pPr>
        <w:pStyle w:val="Heading4"/>
      </w:pPr>
      <w:r>
        <w:lastRenderedPageBreak/>
        <w:t xml:space="preserve">Module Internal  </w:t>
      </w:r>
    </w:p>
    <w:p w:rsidR="004A781C" w:rsidRDefault="00A72BFC">
      <w:r>
        <w:t>None</w:t>
      </w:r>
    </w:p>
    <w:p w:rsidR="004A781C" w:rsidRDefault="004A781C">
      <w:pPr>
        <w:pStyle w:val="Heading2"/>
      </w:pPr>
      <w:r>
        <w:br w:type="page"/>
      </w:r>
      <w:r>
        <w:lastRenderedPageBreak/>
        <w:t>Periodic Functions</w:t>
      </w:r>
    </w:p>
    <w:p w:rsidR="004A781C" w:rsidRDefault="004A781C">
      <w:pPr>
        <w:pStyle w:val="Heading3"/>
      </w:pPr>
      <w:bookmarkStart w:id="162" w:name="OLE_LINK7"/>
      <w:bookmarkStart w:id="163" w:name="OLE_LINK8"/>
      <w:bookmarkStart w:id="164" w:name="OLE_LINK9"/>
      <w:bookmarkStart w:id="165" w:name="OLE_LINK10"/>
      <w:r>
        <w:t xml:space="preserve">Per: </w:t>
      </w:r>
      <w:fldSimple w:instr=" DOCPROPERTY &quot;Module Name&quot;  \* MERGEFORMAT ">
        <w:r w:rsidR="0017318F">
          <w:t>DigColPs</w:t>
        </w:r>
      </w:fldSimple>
      <w:r w:rsidR="00A72BFC">
        <w:t>_</w:t>
      </w:r>
      <w:proofErr w:type="gramStart"/>
      <w:r w:rsidR="00A72BFC">
        <w:t>Per1(</w:t>
      </w:r>
      <w:r>
        <w:t>)</w:t>
      </w:r>
      <w:proofErr w:type="gramEnd"/>
    </w:p>
    <w:p w:rsidR="004A781C" w:rsidRDefault="004A781C">
      <w:pPr>
        <w:pStyle w:val="Heading4"/>
      </w:pPr>
      <w:r>
        <w:t>Design Rationale</w:t>
      </w:r>
    </w:p>
    <w:p w:rsidR="004A781C" w:rsidRDefault="00A72BFC">
      <w:r>
        <w:t>None</w:t>
      </w:r>
    </w:p>
    <w:p w:rsidR="004A781C" w:rsidRDefault="004A781C">
      <w:pPr>
        <w:pStyle w:val="Heading4"/>
      </w:pPr>
      <w:r>
        <w:t>Program Flow Start</w:t>
      </w:r>
    </w:p>
    <w:p w:rsidR="004A781C" w:rsidRDefault="00A72BFC">
      <w:r w:rsidRPr="00A72BFC">
        <w:t>Rte_Call_</w:t>
      </w:r>
      <w:r w:rsidR="0017318F">
        <w:t>DigColPs</w:t>
      </w:r>
      <w:r w:rsidRPr="00A72BFC">
        <w:t>_Per1_CP0_</w:t>
      </w:r>
      <w:proofErr w:type="gramStart"/>
      <w:r w:rsidRPr="00A72BFC">
        <w:t>CheckpointReached()</w:t>
      </w:r>
      <w:proofErr w:type="gramEnd"/>
    </w:p>
    <w:p w:rsidR="004A781C" w:rsidRDefault="004A781C">
      <w:pPr>
        <w:pStyle w:val="Heading4"/>
      </w:pPr>
      <w:r>
        <w:t>Store Module Inputs to Local copies</w:t>
      </w:r>
    </w:p>
    <w:p w:rsidR="004A781C" w:rsidRDefault="00A72BFC">
      <w:r>
        <w:t>None</w:t>
      </w:r>
    </w:p>
    <w:p w:rsidR="004A781C" w:rsidRDefault="00A72BFC">
      <w:pPr>
        <w:pStyle w:val="Heading4"/>
      </w:pPr>
      <w:r>
        <w:lastRenderedPageBreak/>
        <w:t>Processing of Function</w:t>
      </w:r>
    </w:p>
    <w:bookmarkStart w:id="166" w:name="OLE_LINK115"/>
    <w:bookmarkStart w:id="167" w:name="OLE_LINK116"/>
    <w:bookmarkStart w:id="168" w:name="_MON_1438158406"/>
    <w:bookmarkEnd w:id="168"/>
    <w:p w:rsidR="004A781C" w:rsidRDefault="00022BCA" w:rsidP="00A72BFC">
      <w:pPr>
        <w:jc w:val="center"/>
      </w:pPr>
      <w:r>
        <w:object w:dxaOrig="10146" w:dyaOrig="10780">
          <v:shape id="_x0000_i1032" type="#_x0000_t75" style="width:383.8pt;height:406.95pt" o:ole="">
            <v:imagedata r:id="rId29" o:title=""/>
          </v:shape>
          <o:OLEObject Type="Embed" ProgID="Visio.Drawing.11" ShapeID="_x0000_i1032" DrawAspect="Content" ObjectID="_1474441805" r:id="rId30"/>
        </w:object>
      </w:r>
      <w:bookmarkEnd w:id="166"/>
      <w:bookmarkEnd w:id="167"/>
    </w:p>
    <w:bookmarkStart w:id="169" w:name="_MON_1438158834"/>
    <w:bookmarkEnd w:id="169"/>
    <w:p w:rsidR="00A72BFC" w:rsidRDefault="00022BCA" w:rsidP="00A72BFC">
      <w:pPr>
        <w:jc w:val="center"/>
      </w:pPr>
      <w:r>
        <w:object w:dxaOrig="7052" w:dyaOrig="6317">
          <v:shape id="_x0000_i1033" type="#_x0000_t75" style="width:408.85pt;height:363.75pt" o:ole="">
            <v:imagedata r:id="rId31" o:title=""/>
          </v:shape>
          <o:OLEObject Type="Embed" ProgID="Visio.Drawing.11" ShapeID="_x0000_i1033" DrawAspect="Content" ObjectID="_1474441806" r:id="rId32"/>
        </w:object>
      </w:r>
    </w:p>
    <w:bookmarkStart w:id="170" w:name="_MON_1446468821"/>
    <w:bookmarkEnd w:id="170"/>
    <w:p w:rsidR="008B7B26" w:rsidRDefault="00022BCA" w:rsidP="00A72BFC">
      <w:pPr>
        <w:jc w:val="center"/>
      </w:pPr>
      <w:r>
        <w:object w:dxaOrig="7641" w:dyaOrig="8189">
          <v:shape id="_x0000_i1034" type="#_x0000_t75" style="width:470.8pt;height:502.75pt" o:ole="">
            <v:imagedata r:id="rId33" o:title=""/>
          </v:shape>
          <o:OLEObject Type="Embed" ProgID="Visio.Drawing.11" ShapeID="_x0000_i1034" DrawAspect="Content" ObjectID="_1474441807" r:id="rId34"/>
        </w:object>
      </w:r>
    </w:p>
    <w:bookmarkStart w:id="171" w:name="_MON_1446469341"/>
    <w:bookmarkEnd w:id="171"/>
    <w:p w:rsidR="008B7B26" w:rsidRDefault="00136AA8" w:rsidP="00A72BFC">
      <w:pPr>
        <w:jc w:val="center"/>
      </w:pPr>
      <w:r>
        <w:object w:dxaOrig="9313" w:dyaOrig="8703">
          <v:shape id="_x0000_i1035" type="#_x0000_t75" style="width:488.95pt;height:457.05pt" o:ole="">
            <v:imagedata r:id="rId35" o:title=""/>
          </v:shape>
          <o:OLEObject Type="Embed" ProgID="Visio.Drawing.11" ShapeID="_x0000_i1035" DrawAspect="Content" ObjectID="_1474441808" r:id="rId36"/>
        </w:object>
      </w:r>
    </w:p>
    <w:bookmarkStart w:id="172" w:name="_MON_1438417512"/>
    <w:bookmarkEnd w:id="172"/>
    <w:p w:rsidR="008B7B26" w:rsidRDefault="00D92241" w:rsidP="00A72BFC">
      <w:pPr>
        <w:jc w:val="center"/>
      </w:pPr>
      <w:r>
        <w:object w:dxaOrig="7215" w:dyaOrig="9821">
          <v:shape id="_x0000_i1036" type="#_x0000_t75" style="width:425.1pt;height:578.5pt" o:ole="">
            <v:imagedata r:id="rId37" o:title=""/>
          </v:shape>
          <o:OLEObject Type="Embed" ProgID="Visio.Drawing.11" ShapeID="_x0000_i1036" DrawAspect="Content" ObjectID="_1474441809" r:id="rId38"/>
        </w:object>
      </w:r>
    </w:p>
    <w:p w:rsidR="004A781C" w:rsidRDefault="004A781C">
      <w:pPr>
        <w:pStyle w:val="Heading4"/>
      </w:pPr>
      <w:r>
        <w:lastRenderedPageBreak/>
        <w:t>Store Local copy of outputs into Module Outputs</w:t>
      </w:r>
    </w:p>
    <w:p w:rsidR="004A781C" w:rsidRDefault="008B6F62">
      <w:r>
        <w:t>None</w:t>
      </w:r>
    </w:p>
    <w:p w:rsidR="004A781C" w:rsidRDefault="004A781C">
      <w:pPr>
        <w:pStyle w:val="Heading4"/>
      </w:pPr>
      <w:r>
        <w:t>Program Flow End</w:t>
      </w:r>
    </w:p>
    <w:p w:rsidR="004A781C" w:rsidRDefault="008B6F62">
      <w:r w:rsidRPr="008B6F62">
        <w:t>Rte_Call_</w:t>
      </w:r>
      <w:r w:rsidR="0017318F">
        <w:t>DigColPs</w:t>
      </w:r>
      <w:r w:rsidRPr="008B6F62">
        <w:t>_Per1_CP1_</w:t>
      </w:r>
      <w:proofErr w:type="gramStart"/>
      <w:r w:rsidRPr="008B6F62">
        <w:t>CheckpointReached</w:t>
      </w:r>
      <w:r>
        <w:t>()</w:t>
      </w:r>
      <w:proofErr w:type="gramEnd"/>
    </w:p>
    <w:bookmarkEnd w:id="162"/>
    <w:bookmarkEnd w:id="163"/>
    <w:bookmarkEnd w:id="164"/>
    <w:bookmarkEnd w:id="165"/>
    <w:p w:rsidR="008B6F62" w:rsidRDefault="008B6F62">
      <w:pPr>
        <w:spacing w:after="0"/>
      </w:pPr>
      <w:r>
        <w:br w:type="page"/>
      </w:r>
    </w:p>
    <w:p w:rsidR="008B6F62" w:rsidRDefault="008B6F62" w:rsidP="008B6F62">
      <w:pPr>
        <w:pStyle w:val="Heading3"/>
      </w:pPr>
      <w:r>
        <w:lastRenderedPageBreak/>
        <w:t xml:space="preserve">Per: </w:t>
      </w:r>
      <w:fldSimple w:instr=" DOCPROPERTY &quot;Module Name&quot;  \* MERGEFORMAT ">
        <w:r w:rsidR="0017318F">
          <w:t>DigColPs</w:t>
        </w:r>
      </w:fldSimple>
      <w:r>
        <w:t>_</w:t>
      </w:r>
      <w:proofErr w:type="gramStart"/>
      <w:r>
        <w:t>Per2()</w:t>
      </w:r>
      <w:proofErr w:type="gramEnd"/>
    </w:p>
    <w:p w:rsidR="008B6F62" w:rsidRDefault="008B6F62" w:rsidP="008B6F62">
      <w:pPr>
        <w:pStyle w:val="Heading4"/>
      </w:pPr>
      <w:r>
        <w:t>Design Rationale</w:t>
      </w:r>
    </w:p>
    <w:p w:rsidR="008B6F62" w:rsidRDefault="008B6F62" w:rsidP="008B6F62">
      <w:r>
        <w:t>None</w:t>
      </w:r>
    </w:p>
    <w:p w:rsidR="008B6F62" w:rsidRDefault="008B6F62" w:rsidP="008B6F62">
      <w:pPr>
        <w:pStyle w:val="Heading4"/>
      </w:pPr>
      <w:r>
        <w:t>Program Flow Start</w:t>
      </w:r>
    </w:p>
    <w:p w:rsidR="008B6F62" w:rsidRDefault="008B6F62" w:rsidP="008B6F62">
      <w:r>
        <w:t>Rte_Call_</w:t>
      </w:r>
      <w:r w:rsidR="0017318F">
        <w:t>DigColPs</w:t>
      </w:r>
      <w:r>
        <w:t>_Per2</w:t>
      </w:r>
      <w:r w:rsidRPr="00A72BFC">
        <w:t>_CP0_</w:t>
      </w:r>
      <w:proofErr w:type="gramStart"/>
      <w:r w:rsidRPr="00A72BFC">
        <w:t>CheckpointReached()</w:t>
      </w:r>
      <w:proofErr w:type="gramEnd"/>
    </w:p>
    <w:p w:rsidR="008B6F62" w:rsidRDefault="008B6F62" w:rsidP="008B6F62">
      <w:pPr>
        <w:pStyle w:val="Heading4"/>
      </w:pPr>
      <w:r>
        <w:t>Store Module Inputs to Local copies</w:t>
      </w:r>
    </w:p>
    <w:p w:rsidR="00B93075" w:rsidRPr="00F604A3" w:rsidRDefault="00B93075" w:rsidP="008B6F62">
      <w:pPr>
        <w:rPr>
          <w:rFonts w:ascii="Lucida Console" w:hAnsi="Lucida Console"/>
          <w:sz w:val="16"/>
          <w:szCs w:val="16"/>
        </w:rPr>
      </w:pPr>
      <w:proofErr w:type="spellStart"/>
      <w:r w:rsidRPr="00B93075">
        <w:rPr>
          <w:rFonts w:ascii="Lucida Console" w:hAnsi="Lucida Console"/>
          <w:sz w:val="16"/>
          <w:szCs w:val="16"/>
        </w:rPr>
        <w:t>MecState_Cnt_T_enum</w:t>
      </w:r>
      <w:proofErr w:type="spellEnd"/>
      <w:r w:rsidRPr="00B93075">
        <w:rPr>
          <w:rFonts w:ascii="Lucida Console" w:hAnsi="Lucida Console"/>
          <w:sz w:val="16"/>
          <w:szCs w:val="16"/>
        </w:rPr>
        <w:t xml:space="preserve"> = Rte_IRead_DigColPs_Per2_MecState_Cnt_</w:t>
      </w:r>
      <w:proofErr w:type="gramStart"/>
      <w:r w:rsidRPr="00B93075">
        <w:rPr>
          <w:rFonts w:ascii="Lucida Console" w:hAnsi="Lucida Console"/>
          <w:sz w:val="16"/>
          <w:szCs w:val="16"/>
        </w:rPr>
        <w:t>enum()</w:t>
      </w:r>
      <w:proofErr w:type="gramEnd"/>
    </w:p>
    <w:p w:rsidR="008B6F62" w:rsidRDefault="008B6F62" w:rsidP="008B6F62">
      <w:pPr>
        <w:pStyle w:val="Heading4"/>
      </w:pPr>
      <w:r>
        <w:t>Processing of Function</w:t>
      </w:r>
    </w:p>
    <w:bookmarkStart w:id="173" w:name="_MON_1438418021"/>
    <w:bookmarkEnd w:id="173"/>
    <w:p w:rsidR="008B6F62" w:rsidRDefault="007275C6" w:rsidP="008B6F62">
      <w:pPr>
        <w:jc w:val="center"/>
      </w:pPr>
      <w:r>
        <w:object w:dxaOrig="13829" w:dyaOrig="11048">
          <v:shape id="_x0000_i1037" type="#_x0000_t75" style="width:425.1pt;height:340.6pt" o:ole="">
            <v:imagedata r:id="rId39" o:title=""/>
          </v:shape>
          <o:OLEObject Type="Embed" ProgID="Visio.Drawing.11" ShapeID="_x0000_i1037" DrawAspect="Content" ObjectID="_1474441810" r:id="rId40"/>
        </w:object>
      </w:r>
    </w:p>
    <w:p w:rsidR="00831376" w:rsidRDefault="00831376" w:rsidP="008B6F62">
      <w:pPr>
        <w:jc w:val="center"/>
      </w:pPr>
    </w:p>
    <w:p w:rsidR="00831376" w:rsidRDefault="00831376" w:rsidP="008B6F62">
      <w:pPr>
        <w:jc w:val="center"/>
      </w:pPr>
    </w:p>
    <w:bookmarkStart w:id="174" w:name="_MON_1446469811"/>
    <w:bookmarkEnd w:id="174"/>
    <w:p w:rsidR="008B6F62" w:rsidRDefault="007275C6" w:rsidP="008B6F62">
      <w:pPr>
        <w:jc w:val="center"/>
      </w:pPr>
      <w:r>
        <w:object w:dxaOrig="10118" w:dyaOrig="11762">
          <v:shape id="_x0000_i1038" type="#_x0000_t75" style="width:462.7pt;height:537.8pt" o:ole="">
            <v:imagedata r:id="rId41" o:title=""/>
          </v:shape>
          <o:OLEObject Type="Embed" ProgID="Visio.Drawing.11" ShapeID="_x0000_i1038" DrawAspect="Content" ObjectID="_1474441811" r:id="rId42"/>
        </w:object>
      </w:r>
    </w:p>
    <w:p w:rsidR="00A12FFF" w:rsidRDefault="00251F1F" w:rsidP="008B6F62">
      <w:pPr>
        <w:jc w:val="center"/>
      </w:pPr>
      <w:r>
        <w:object w:dxaOrig="8188" w:dyaOrig="10661">
          <v:shape id="_x0000_i1039" type="#_x0000_t75" style="width:413.85pt;height:539.05pt" o:ole="">
            <v:imagedata r:id="rId43" o:title=""/>
          </v:shape>
          <o:OLEObject Type="Embed" ProgID="Visio.Drawing.11" ShapeID="_x0000_i1039" DrawAspect="Content" ObjectID="_1474441812" r:id="rId44"/>
        </w:object>
      </w:r>
    </w:p>
    <w:p w:rsidR="00A12FFF" w:rsidRDefault="00251F1F" w:rsidP="008B6F62">
      <w:pPr>
        <w:jc w:val="center"/>
      </w:pPr>
      <w:r>
        <w:object w:dxaOrig="8542" w:dyaOrig="11773">
          <v:shape id="_x0000_i1040" type="#_x0000_t75" style="width:406.35pt;height:560.95pt" o:ole="">
            <v:imagedata r:id="rId45" o:title=""/>
          </v:shape>
          <o:OLEObject Type="Embed" ProgID="Visio.Drawing.11" ShapeID="_x0000_i1040" DrawAspect="Content" ObjectID="_1474441813" r:id="rId46"/>
        </w:object>
      </w:r>
    </w:p>
    <w:p w:rsidR="002D1DD4" w:rsidRDefault="002D1DD4" w:rsidP="008B6F62">
      <w:pPr>
        <w:jc w:val="center"/>
      </w:pPr>
    </w:p>
    <w:p w:rsidR="002D1DD4" w:rsidRDefault="002D1DD4" w:rsidP="008B6F62">
      <w:pPr>
        <w:jc w:val="center"/>
      </w:pPr>
    </w:p>
    <w:p w:rsidR="002D1DD4" w:rsidRDefault="00B31EFB" w:rsidP="008B6F62">
      <w:pPr>
        <w:jc w:val="center"/>
      </w:pPr>
      <w:r>
        <w:object w:dxaOrig="10118" w:dyaOrig="11762">
          <v:shape id="_x0000_i1041" type="#_x0000_t75" style="width:462.7pt;height:537.8pt" o:ole="">
            <v:imagedata r:id="rId47" o:title=""/>
          </v:shape>
          <o:OLEObject Type="Embed" ProgID="Visio.Drawing.11" ShapeID="_x0000_i1041" DrawAspect="Content" ObjectID="_1474441814" r:id="rId48"/>
        </w:object>
      </w:r>
    </w:p>
    <w:p w:rsidR="0013071E" w:rsidRDefault="00931266" w:rsidP="008B6F62">
      <w:pPr>
        <w:jc w:val="center"/>
      </w:pPr>
      <w:r>
        <w:object w:dxaOrig="8149" w:dyaOrig="13900">
          <v:shape id="_x0000_i1042" type="#_x0000_t75" style="width:336.85pt;height:569.75pt" o:ole="">
            <v:imagedata r:id="rId49" o:title=""/>
          </v:shape>
          <o:OLEObject Type="Embed" ProgID="Visio.Drawing.11" ShapeID="_x0000_i1042" DrawAspect="Content" ObjectID="_1474441815" r:id="rId50"/>
        </w:object>
      </w:r>
    </w:p>
    <w:p w:rsidR="0013071E" w:rsidRDefault="00FC464B" w:rsidP="008B6F62">
      <w:pPr>
        <w:jc w:val="center"/>
      </w:pPr>
      <w:r>
        <w:object w:dxaOrig="8151" w:dyaOrig="8421">
          <v:shape id="_x0000_i1043" type="#_x0000_t75" style="width:373.15pt;height:386.3pt" o:ole="">
            <v:imagedata r:id="rId51" o:title=""/>
          </v:shape>
          <o:OLEObject Type="Embed" ProgID="Visio.Drawing.11" ShapeID="_x0000_i1043" DrawAspect="Content" ObjectID="_1474441816" r:id="rId52"/>
        </w:object>
      </w:r>
    </w:p>
    <w:p w:rsidR="00212717" w:rsidRDefault="00212717" w:rsidP="008B6F62">
      <w:pPr>
        <w:jc w:val="center"/>
      </w:pPr>
    </w:p>
    <w:p w:rsidR="00212717" w:rsidRDefault="00212717" w:rsidP="008B6F62">
      <w:pPr>
        <w:jc w:val="center"/>
      </w:pPr>
    </w:p>
    <w:p w:rsidR="008B6F62" w:rsidRDefault="008B6F62" w:rsidP="008B6F62">
      <w:pPr>
        <w:jc w:val="center"/>
      </w:pPr>
    </w:p>
    <w:p w:rsidR="008B6F62" w:rsidRDefault="008B6F62" w:rsidP="008B6F62">
      <w:pPr>
        <w:jc w:val="center"/>
      </w:pPr>
    </w:p>
    <w:p w:rsidR="008B6F62" w:rsidRDefault="008B6F62" w:rsidP="008B6F62">
      <w:pPr>
        <w:jc w:val="center"/>
      </w:pPr>
    </w:p>
    <w:p w:rsidR="008B6F62" w:rsidRDefault="008B6F62" w:rsidP="008B6F62">
      <w:pPr>
        <w:pStyle w:val="Heading4"/>
      </w:pPr>
      <w:r>
        <w:t>Store Local copy of outputs into Module Outputs</w:t>
      </w:r>
    </w:p>
    <w:p w:rsidR="008B6F62" w:rsidRDefault="00DD24AD" w:rsidP="008B6F62">
      <w:r w:rsidRPr="00DD24AD">
        <w:t>Rte_IWrite_DigColPs_Per2_I2CHwAbsPosValid_Cnt_</w:t>
      </w:r>
      <w:proofErr w:type="gramStart"/>
      <w:r w:rsidRPr="00DD24AD">
        <w:t>lgc(</w:t>
      </w:r>
      <w:bookmarkStart w:id="175" w:name="OLE_LINK66"/>
      <w:bookmarkStart w:id="176" w:name="OLE_LINK67"/>
      <w:proofErr w:type="gramEnd"/>
      <w:r w:rsidRPr="00DD24AD">
        <w:t>I2CHwPosValid_Cnt_T_lgc</w:t>
      </w:r>
      <w:bookmarkEnd w:id="175"/>
      <w:bookmarkEnd w:id="176"/>
      <w:r w:rsidRPr="00DD24AD">
        <w:t>)</w:t>
      </w:r>
    </w:p>
    <w:p w:rsidR="00DD24AD" w:rsidRDefault="00DD24AD" w:rsidP="008B6F62">
      <w:r w:rsidRPr="00DD24AD">
        <w:t>Rte_IWrite_DigColPs_Per2_I2CHwAbsPos_HwDeg_</w:t>
      </w:r>
      <w:proofErr w:type="gramStart"/>
      <w:r w:rsidRPr="00DD24AD">
        <w:t>f32(</w:t>
      </w:r>
      <w:proofErr w:type="gramEnd"/>
      <w:r w:rsidRPr="00DD24AD">
        <w:t>I2CAbsHwPos_HwDeg_T_f32)</w:t>
      </w:r>
    </w:p>
    <w:p w:rsidR="007B05A3" w:rsidRDefault="007B05A3" w:rsidP="008B6F62">
      <w:r w:rsidRPr="007B05A3">
        <w:t>Rte_</w:t>
      </w:r>
      <w:r w:rsidR="00D707BD">
        <w:t>IWrite_DigColPs_Per2_TrimComp</w:t>
      </w:r>
      <w:r w:rsidRPr="007B05A3">
        <w:t>_Cnt_</w:t>
      </w:r>
      <w:proofErr w:type="gramStart"/>
      <w:r w:rsidRPr="007B05A3">
        <w:t>lgc(</w:t>
      </w:r>
      <w:proofErr w:type="gramEnd"/>
      <w:r w:rsidRPr="007B05A3">
        <w:t>TrimComplete_Cnt_T_lgc)</w:t>
      </w:r>
    </w:p>
    <w:p w:rsidR="008B6F62" w:rsidRDefault="008B6F62" w:rsidP="008B6F62">
      <w:pPr>
        <w:pStyle w:val="Heading4"/>
      </w:pPr>
      <w:r>
        <w:lastRenderedPageBreak/>
        <w:t>Program Flow End</w:t>
      </w:r>
    </w:p>
    <w:p w:rsidR="008B6F62" w:rsidRDefault="008B6F62" w:rsidP="008B6F62">
      <w:r>
        <w:t>Rte_Call_</w:t>
      </w:r>
      <w:r w:rsidR="0017318F">
        <w:t>DigColPs</w:t>
      </w:r>
      <w:r>
        <w:t>_Per2</w:t>
      </w:r>
      <w:r w:rsidRPr="008B6F62">
        <w:t>_CP1_</w:t>
      </w:r>
      <w:proofErr w:type="gramStart"/>
      <w:r w:rsidRPr="008B6F62">
        <w:t>CheckpointReached</w:t>
      </w:r>
      <w:r>
        <w:t>()</w:t>
      </w:r>
      <w:proofErr w:type="gramEnd"/>
    </w:p>
    <w:p w:rsidR="004A781C" w:rsidRDefault="004A781C"/>
    <w:p w:rsidR="004A781C" w:rsidRDefault="004A781C">
      <w:pPr>
        <w:pStyle w:val="Heading2"/>
      </w:pPr>
      <w:r>
        <w:br w:type="page"/>
      </w:r>
      <w:r>
        <w:lastRenderedPageBreak/>
        <w:t>Fault Recovery Functions</w:t>
      </w:r>
    </w:p>
    <w:p w:rsidR="004A781C" w:rsidRDefault="00FD1D21">
      <w:r>
        <w:t>None</w:t>
      </w:r>
    </w:p>
    <w:p w:rsidR="004A781C" w:rsidRDefault="004A781C">
      <w:pPr>
        <w:pStyle w:val="Heading2"/>
      </w:pPr>
      <w:r>
        <w:br w:type="page"/>
      </w:r>
      <w:r>
        <w:lastRenderedPageBreak/>
        <w:t>Shutdown Functions</w:t>
      </w:r>
    </w:p>
    <w:p w:rsidR="004A781C" w:rsidRDefault="00FD1D21">
      <w:r>
        <w:t>None</w:t>
      </w:r>
    </w:p>
    <w:p w:rsidR="004A781C" w:rsidRDefault="004A781C">
      <w:pPr>
        <w:pStyle w:val="Heading2"/>
      </w:pPr>
      <w:r>
        <w:br w:type="page"/>
      </w:r>
      <w:r>
        <w:lastRenderedPageBreak/>
        <w:t>Interrupt Functions</w:t>
      </w:r>
    </w:p>
    <w:p w:rsidR="004A781C" w:rsidRDefault="00FD1D21">
      <w:r>
        <w:t>None</w:t>
      </w:r>
    </w:p>
    <w:p w:rsidR="004A781C" w:rsidRDefault="004A781C"/>
    <w:p w:rsidR="004A781C" w:rsidRDefault="004A781C">
      <w:pPr>
        <w:pStyle w:val="Heading2"/>
      </w:pPr>
      <w:r>
        <w:br w:type="page"/>
      </w:r>
      <w:r>
        <w:lastRenderedPageBreak/>
        <w:t>Serial Communication Functions</w:t>
      </w:r>
    </w:p>
    <w:p w:rsidR="004A781C" w:rsidRDefault="004A781C" w:rsidP="00832392">
      <w:pPr>
        <w:pStyle w:val="Heading3"/>
      </w:pPr>
      <w:proofErr w:type="spellStart"/>
      <w:r>
        <w:t>SComm</w:t>
      </w:r>
      <w:proofErr w:type="spellEnd"/>
      <w:r>
        <w:t xml:space="preserve">: </w:t>
      </w:r>
      <w:r w:rsidR="00832392">
        <w:t xml:space="preserve"> </w:t>
      </w:r>
      <w:proofErr w:type="spellStart"/>
      <w:r w:rsidR="00832392" w:rsidRPr="00832392">
        <w:t>DigColPs_SCom_CustClrTrim</w:t>
      </w:r>
      <w:proofErr w:type="spellEnd"/>
    </w:p>
    <w:p w:rsidR="004A781C" w:rsidRDefault="004A781C">
      <w:pPr>
        <w:pStyle w:val="Heading4"/>
      </w:pPr>
      <w:r>
        <w:t>Design Rationale</w:t>
      </w:r>
    </w:p>
    <w:p w:rsidR="00FD1D21" w:rsidRPr="00FD1D21" w:rsidRDefault="00FD1D21" w:rsidP="00FD1D21">
      <w:r>
        <w:t>None</w:t>
      </w:r>
    </w:p>
    <w:p w:rsidR="004A781C" w:rsidRDefault="004A781C">
      <w:pPr>
        <w:pStyle w:val="Heading4"/>
      </w:pPr>
      <w:r>
        <w:t>Program Flow Start</w:t>
      </w:r>
    </w:p>
    <w:p w:rsidR="004A781C" w:rsidRDefault="00FD1D21">
      <w:r>
        <w:t>None</w:t>
      </w:r>
    </w:p>
    <w:p w:rsidR="004A781C" w:rsidRDefault="004A781C">
      <w:pPr>
        <w:pStyle w:val="Heading4"/>
      </w:pPr>
      <w:r>
        <w:t>Store Module Inputs to Local copies</w:t>
      </w:r>
    </w:p>
    <w:p w:rsidR="004A781C" w:rsidRDefault="00FD1D21">
      <w:r>
        <w:t>None</w:t>
      </w:r>
    </w:p>
    <w:p w:rsidR="004A781C" w:rsidRDefault="00832392">
      <w:pPr>
        <w:pStyle w:val="Heading4"/>
      </w:pPr>
      <w:r>
        <w:t xml:space="preserve">Customer </w:t>
      </w:r>
      <w:r w:rsidR="00FD1D21">
        <w:t>Clear Trim</w:t>
      </w:r>
    </w:p>
    <w:p w:rsidR="00FD1D21" w:rsidRPr="00FD1D21" w:rsidRDefault="004B4140" w:rsidP="00FD1D21">
      <w:pPr>
        <w:jc w:val="center"/>
      </w:pPr>
      <w:r>
        <w:object w:dxaOrig="6702" w:dyaOrig="2824">
          <v:shape id="_x0000_i1044" type="#_x0000_t75" style="width:426.35pt;height:178.45pt" o:ole="">
            <v:imagedata r:id="rId53" o:title=""/>
          </v:shape>
          <o:OLEObject Type="Embed" ProgID="Visio.Drawing.11" ShapeID="_x0000_i1044" DrawAspect="Content" ObjectID="_1474441818" r:id="rId54"/>
        </w:object>
      </w:r>
    </w:p>
    <w:p w:rsidR="004A781C" w:rsidRDefault="004A781C">
      <w:pPr>
        <w:pStyle w:val="Heading4"/>
      </w:pPr>
      <w:r>
        <w:t>Store Local copy of outputs into Module Outputs</w:t>
      </w:r>
    </w:p>
    <w:p w:rsidR="004A781C" w:rsidRDefault="00FD1D21">
      <w:r>
        <w:t>None</w:t>
      </w:r>
    </w:p>
    <w:p w:rsidR="004A781C" w:rsidRDefault="004A781C">
      <w:pPr>
        <w:pStyle w:val="Heading4"/>
      </w:pPr>
      <w:r>
        <w:t>Program Flow End</w:t>
      </w:r>
    </w:p>
    <w:p w:rsidR="004A781C" w:rsidRDefault="00FD1D21">
      <w:r>
        <w:t>None</w:t>
      </w:r>
    </w:p>
    <w:p w:rsidR="00FD1D21" w:rsidRDefault="00FD1D21">
      <w:pPr>
        <w:spacing w:after="0"/>
      </w:pPr>
      <w:r>
        <w:br w:type="page"/>
      </w:r>
    </w:p>
    <w:p w:rsidR="00FD1D21" w:rsidRDefault="00FD1D21" w:rsidP="00832392">
      <w:pPr>
        <w:pStyle w:val="Heading3"/>
      </w:pPr>
      <w:proofErr w:type="spellStart"/>
      <w:r>
        <w:lastRenderedPageBreak/>
        <w:t>SComm</w:t>
      </w:r>
      <w:proofErr w:type="spellEnd"/>
      <w:r>
        <w:t xml:space="preserve">: </w:t>
      </w:r>
      <w:r w:rsidR="00832392">
        <w:t xml:space="preserve">  </w:t>
      </w:r>
      <w:proofErr w:type="spellStart"/>
      <w:r w:rsidR="00832392" w:rsidRPr="00832392">
        <w:t>DigColPs_SCom_CustSetTrim</w:t>
      </w:r>
      <w:proofErr w:type="spellEnd"/>
    </w:p>
    <w:p w:rsidR="00FD1D21" w:rsidRDefault="00FD1D21" w:rsidP="00FD1D21">
      <w:pPr>
        <w:pStyle w:val="Heading4"/>
      </w:pPr>
      <w:r>
        <w:t>Design Rationale</w:t>
      </w:r>
    </w:p>
    <w:p w:rsidR="00FD1D21" w:rsidRPr="00FD1D21" w:rsidRDefault="00FD1D21" w:rsidP="00FD1D21">
      <w:r>
        <w:t>None</w:t>
      </w:r>
    </w:p>
    <w:p w:rsidR="00FD1D21" w:rsidRDefault="00FD1D21" w:rsidP="00FD1D21">
      <w:pPr>
        <w:pStyle w:val="Heading4"/>
      </w:pPr>
      <w:r>
        <w:t>Program Flow Start</w:t>
      </w:r>
    </w:p>
    <w:p w:rsidR="00FD1D21" w:rsidRDefault="00FD1D21" w:rsidP="00FD1D21">
      <w:r>
        <w:t>None</w:t>
      </w:r>
    </w:p>
    <w:p w:rsidR="00FD1D21" w:rsidRDefault="00FD1D21" w:rsidP="00FD1D21">
      <w:pPr>
        <w:pStyle w:val="Heading4"/>
      </w:pPr>
      <w:r>
        <w:t>Store Module Inputs to Local copies</w:t>
      </w:r>
    </w:p>
    <w:p w:rsidR="00FD1D21" w:rsidRPr="00FD1D21" w:rsidRDefault="00873263" w:rsidP="00FD1D21">
      <w:pPr>
        <w:spacing w:after="40"/>
        <w:rPr>
          <w:rFonts w:ascii="Lucida Console" w:hAnsi="Lucida Console"/>
          <w:sz w:val="16"/>
          <w:szCs w:val="16"/>
        </w:rPr>
      </w:pPr>
      <w:proofErr w:type="spellStart"/>
      <w:proofErr w:type="gramStart"/>
      <w:r w:rsidRPr="00873263">
        <w:rPr>
          <w:rFonts w:ascii="Lucida Console" w:hAnsi="Lucida Console"/>
          <w:sz w:val="16"/>
          <w:szCs w:val="16"/>
        </w:rPr>
        <w:t>GetResource</w:t>
      </w:r>
      <w:proofErr w:type="spellEnd"/>
      <w:r w:rsidRPr="00873263">
        <w:rPr>
          <w:rFonts w:ascii="Lucida Console" w:hAnsi="Lucida Console"/>
          <w:sz w:val="16"/>
          <w:szCs w:val="16"/>
        </w:rPr>
        <w:t>(</w:t>
      </w:r>
      <w:proofErr w:type="gramEnd"/>
      <w:r w:rsidRPr="00873263">
        <w:rPr>
          <w:rFonts w:ascii="Lucida Console" w:hAnsi="Lucida Console"/>
          <w:sz w:val="16"/>
          <w:szCs w:val="16"/>
        </w:rPr>
        <w:t>RES_SCHEDULER)</w:t>
      </w:r>
    </w:p>
    <w:p w:rsidR="00FD1D21" w:rsidRPr="00FD1D21" w:rsidRDefault="00FD1D21" w:rsidP="00FD1D21">
      <w:pPr>
        <w:spacing w:after="40"/>
        <w:rPr>
          <w:rFonts w:ascii="Lucida Console" w:hAnsi="Lucida Console"/>
          <w:sz w:val="16"/>
          <w:szCs w:val="16"/>
        </w:rPr>
      </w:pPr>
      <w:r w:rsidRPr="00FD1D21">
        <w:rPr>
          <w:rFonts w:ascii="Lucida Console" w:hAnsi="Lucida Console"/>
          <w:sz w:val="16"/>
          <w:szCs w:val="16"/>
        </w:rPr>
        <w:t xml:space="preserve">I2CColSensorFault_Cnt_T_lgc = </w:t>
      </w:r>
      <w:r w:rsidR="00666489">
        <w:rPr>
          <w:rFonts w:ascii="Lucida Console" w:hAnsi="Lucida Console"/>
          <w:sz w:val="16"/>
          <w:szCs w:val="16"/>
        </w:rPr>
        <w:t>DigColPs_</w:t>
      </w:r>
      <w:r w:rsidRPr="00FD1D21">
        <w:rPr>
          <w:rFonts w:ascii="Lucida Console" w:hAnsi="Lucida Console"/>
          <w:sz w:val="16"/>
          <w:szCs w:val="16"/>
        </w:rPr>
        <w:t>I2CColSensorFault_Cnt_M_lgc</w:t>
      </w:r>
    </w:p>
    <w:p w:rsidR="00FD1D21" w:rsidRPr="00FD1D21" w:rsidRDefault="00FD1D21" w:rsidP="00FD1D21">
      <w:pPr>
        <w:spacing w:after="40"/>
        <w:rPr>
          <w:rFonts w:ascii="Lucida Console" w:hAnsi="Lucida Console"/>
          <w:sz w:val="16"/>
          <w:szCs w:val="16"/>
        </w:rPr>
      </w:pPr>
      <w:r w:rsidRPr="00FD1D21">
        <w:rPr>
          <w:rFonts w:ascii="Lucida Console" w:hAnsi="Lucida Console"/>
          <w:sz w:val="16"/>
          <w:szCs w:val="16"/>
        </w:rPr>
        <w:t xml:space="preserve">I2CSpurSensorFault_Cnt_T_lgc = </w:t>
      </w:r>
      <w:r w:rsidR="00666489">
        <w:rPr>
          <w:rFonts w:ascii="Lucida Console" w:hAnsi="Lucida Console"/>
          <w:sz w:val="16"/>
          <w:szCs w:val="16"/>
        </w:rPr>
        <w:t>DigColPs_</w:t>
      </w:r>
      <w:r w:rsidRPr="00FD1D21">
        <w:rPr>
          <w:rFonts w:ascii="Lucida Console" w:hAnsi="Lucida Console"/>
          <w:sz w:val="16"/>
          <w:szCs w:val="16"/>
        </w:rPr>
        <w:t>I2CSpurSensorFault_Cnt_M_lgc</w:t>
      </w:r>
    </w:p>
    <w:p w:rsidR="00FD1D21" w:rsidRPr="00FD1D21" w:rsidRDefault="00FD1D21" w:rsidP="00FD1D21">
      <w:pPr>
        <w:spacing w:after="40"/>
        <w:rPr>
          <w:rFonts w:ascii="Lucida Console" w:hAnsi="Lucida Console"/>
          <w:sz w:val="16"/>
          <w:szCs w:val="16"/>
        </w:rPr>
      </w:pPr>
      <w:r w:rsidRPr="00FD1D21">
        <w:rPr>
          <w:rFonts w:ascii="Lucida Console" w:hAnsi="Lucida Console"/>
          <w:sz w:val="16"/>
          <w:szCs w:val="16"/>
        </w:rPr>
        <w:t xml:space="preserve">I2CHwColAngle_Deg_T_f32 = </w:t>
      </w:r>
      <w:r w:rsidR="00666489">
        <w:rPr>
          <w:rFonts w:ascii="Lucida Console" w:hAnsi="Lucida Console"/>
          <w:sz w:val="16"/>
          <w:szCs w:val="16"/>
        </w:rPr>
        <w:t>DigColPs_</w:t>
      </w:r>
      <w:r w:rsidRPr="00FD1D21">
        <w:rPr>
          <w:rFonts w:ascii="Lucida Console" w:hAnsi="Lucida Console"/>
          <w:sz w:val="16"/>
          <w:szCs w:val="16"/>
        </w:rPr>
        <w:t>I2CHwColAngle_Deg_M_f32</w:t>
      </w:r>
    </w:p>
    <w:p w:rsidR="00FD1D21" w:rsidRDefault="00FD1D21" w:rsidP="00FD1D21">
      <w:pPr>
        <w:spacing w:after="40"/>
        <w:rPr>
          <w:rFonts w:ascii="Lucida Console" w:hAnsi="Lucida Console"/>
          <w:sz w:val="16"/>
          <w:szCs w:val="16"/>
        </w:rPr>
      </w:pPr>
      <w:r w:rsidRPr="00FD1D21">
        <w:rPr>
          <w:rFonts w:ascii="Lucida Console" w:hAnsi="Lucida Console"/>
          <w:sz w:val="16"/>
          <w:szCs w:val="16"/>
        </w:rPr>
        <w:t xml:space="preserve">I2CHwSpurAngle_Deg_T_f32 = </w:t>
      </w:r>
      <w:r w:rsidR="00666489">
        <w:rPr>
          <w:rFonts w:ascii="Lucida Console" w:hAnsi="Lucida Console"/>
          <w:sz w:val="16"/>
          <w:szCs w:val="16"/>
        </w:rPr>
        <w:t>DigColPs_</w:t>
      </w:r>
      <w:r w:rsidRPr="00FD1D21">
        <w:rPr>
          <w:rFonts w:ascii="Lucida Console" w:hAnsi="Lucida Console"/>
          <w:sz w:val="16"/>
          <w:szCs w:val="16"/>
        </w:rPr>
        <w:t>I2CHwSpurAngle_Deg_M_f32</w:t>
      </w:r>
    </w:p>
    <w:p w:rsidR="000A3774" w:rsidRDefault="000A3774" w:rsidP="00FD1D21">
      <w:pPr>
        <w:spacing w:after="40"/>
        <w:rPr>
          <w:rFonts w:ascii="Lucida Console" w:hAnsi="Lucida Console"/>
          <w:sz w:val="16"/>
          <w:szCs w:val="16"/>
        </w:rPr>
      </w:pPr>
      <w:r w:rsidRPr="00251F1F">
        <w:rPr>
          <w:rFonts w:ascii="Lucida Console" w:hAnsi="Lucida Console"/>
          <w:sz w:val="16"/>
          <w:szCs w:val="16"/>
        </w:rPr>
        <w:t>I2CHwCustData_Uls_</w:t>
      </w:r>
      <w:r w:rsidR="00436F15">
        <w:rPr>
          <w:rFonts w:ascii="Lucida Console" w:hAnsi="Lucida Console"/>
          <w:sz w:val="16"/>
          <w:szCs w:val="16"/>
        </w:rPr>
        <w:t>T</w:t>
      </w:r>
      <w:r w:rsidRPr="00251F1F">
        <w:rPr>
          <w:rFonts w:ascii="Lucida Console" w:hAnsi="Lucida Console"/>
          <w:sz w:val="16"/>
          <w:szCs w:val="16"/>
        </w:rPr>
        <w:t xml:space="preserve">_u16 = </w:t>
      </w:r>
      <w:proofErr w:type="spellStart"/>
      <w:r w:rsidRPr="00251F1F">
        <w:rPr>
          <w:rFonts w:ascii="Lucida Console" w:hAnsi="Lucida Console"/>
          <w:sz w:val="16"/>
          <w:szCs w:val="16"/>
        </w:rPr>
        <w:t>DigColPsInt_</w:t>
      </w:r>
      <w:proofErr w:type="gramStart"/>
      <w:r w:rsidRPr="00251F1F">
        <w:rPr>
          <w:rFonts w:ascii="Lucida Console" w:hAnsi="Lucida Console"/>
          <w:sz w:val="16"/>
          <w:szCs w:val="16"/>
        </w:rPr>
        <w:t>GetCustData</w:t>
      </w:r>
      <w:proofErr w:type="spellEnd"/>
      <w:r w:rsidRPr="00251F1F">
        <w:rPr>
          <w:rFonts w:ascii="Lucida Console" w:hAnsi="Lucida Console"/>
          <w:sz w:val="16"/>
          <w:szCs w:val="16"/>
        </w:rPr>
        <w:t>()</w:t>
      </w:r>
      <w:proofErr w:type="gramEnd"/>
    </w:p>
    <w:p w:rsidR="00FD1D21" w:rsidRPr="00FD1D21" w:rsidRDefault="003B67DB" w:rsidP="00FD1D21">
      <w:pPr>
        <w:spacing w:after="40"/>
        <w:rPr>
          <w:rFonts w:ascii="Lucida Console" w:hAnsi="Lucida Console"/>
          <w:sz w:val="16"/>
          <w:szCs w:val="16"/>
        </w:rPr>
      </w:pPr>
      <w:r w:rsidRPr="003B67DB">
        <w:rPr>
          <w:rFonts w:ascii="Lucida Console" w:hAnsi="Lucida Console"/>
          <w:sz w:val="16"/>
          <w:szCs w:val="16"/>
        </w:rPr>
        <w:t>I2CHwColAngleForTrim_Deg_T_f32 = DigColPs_I2CHwColAngleForTrim_Deg_M_</w:t>
      </w:r>
      <w:proofErr w:type="gramStart"/>
      <w:r w:rsidRPr="003B67DB">
        <w:rPr>
          <w:rFonts w:ascii="Lucida Console" w:hAnsi="Lucida Console"/>
          <w:sz w:val="16"/>
          <w:szCs w:val="16"/>
        </w:rPr>
        <w:t>f32</w:t>
      </w:r>
      <w:r w:rsidR="00873263" w:rsidRPr="00873263">
        <w:rPr>
          <w:rFonts w:ascii="Lucida Console" w:hAnsi="Lucida Console"/>
          <w:sz w:val="16"/>
          <w:szCs w:val="16"/>
        </w:rPr>
        <w:t>ReleaseResource(</w:t>
      </w:r>
      <w:proofErr w:type="gramEnd"/>
      <w:r w:rsidR="00873263" w:rsidRPr="00873263">
        <w:rPr>
          <w:rFonts w:ascii="Lucida Console" w:hAnsi="Lucida Console"/>
          <w:sz w:val="16"/>
          <w:szCs w:val="16"/>
        </w:rPr>
        <w:t>RES_SCHEDULER)</w:t>
      </w:r>
    </w:p>
    <w:p w:rsidR="00FD1D21" w:rsidRDefault="0037188E" w:rsidP="00FD1D21">
      <w:pPr>
        <w:pStyle w:val="Heading4"/>
      </w:pPr>
      <w:r>
        <w:lastRenderedPageBreak/>
        <w:t xml:space="preserve">Customer </w:t>
      </w:r>
      <w:r w:rsidR="00FD1D21">
        <w:t>Set Trim</w:t>
      </w:r>
    </w:p>
    <w:p w:rsidR="00FD1D21" w:rsidRPr="00FD1D21" w:rsidRDefault="00F755F6" w:rsidP="00FD1D21">
      <w:pPr>
        <w:jc w:val="center"/>
      </w:pPr>
      <w:r>
        <w:object w:dxaOrig="13179" w:dyaOrig="20206">
          <v:shape id="_x0000_i1045" type="#_x0000_t75" style="width:422.6pt;height:414.45pt" o:ole="">
            <v:imagedata r:id="rId55" o:title=""/>
          </v:shape>
          <o:OLEObject Type="Embed" ProgID="Visio.Drawing.11" ShapeID="_x0000_i1045" DrawAspect="Content" ObjectID="_1474441819" r:id="rId56"/>
        </w:object>
      </w:r>
    </w:p>
    <w:p w:rsidR="00FD1D21" w:rsidRDefault="00FD1D21" w:rsidP="00FD1D21">
      <w:pPr>
        <w:pStyle w:val="Heading4"/>
      </w:pPr>
      <w:r>
        <w:t>Store Local copy of outputs into Module Outputs</w:t>
      </w:r>
    </w:p>
    <w:p w:rsidR="00FD1D21" w:rsidRDefault="00FD1D21" w:rsidP="00FD1D21">
      <w:r>
        <w:t>None</w:t>
      </w:r>
    </w:p>
    <w:p w:rsidR="00FD1D21" w:rsidRDefault="00FD1D21" w:rsidP="00FD1D21">
      <w:pPr>
        <w:pStyle w:val="Heading4"/>
      </w:pPr>
      <w:r>
        <w:t>Program Flow End</w:t>
      </w:r>
    </w:p>
    <w:p w:rsidR="00FD1D21" w:rsidRDefault="00FD1D21" w:rsidP="00FD1D21">
      <w:r>
        <w:t>None</w:t>
      </w:r>
    </w:p>
    <w:p w:rsidR="0037188E" w:rsidRDefault="0037188E" w:rsidP="00FD1D21"/>
    <w:p w:rsidR="0037188E" w:rsidRDefault="0037188E" w:rsidP="0037188E">
      <w:pPr>
        <w:pStyle w:val="Heading3"/>
      </w:pPr>
      <w:proofErr w:type="spellStart"/>
      <w:r>
        <w:lastRenderedPageBreak/>
        <w:t>SComm</w:t>
      </w:r>
      <w:proofErr w:type="spellEnd"/>
      <w:r>
        <w:t xml:space="preserve">:   </w:t>
      </w:r>
      <w:proofErr w:type="spellStart"/>
      <w:r w:rsidRPr="0037188E">
        <w:t>DigColPs_SCom_NxtClrTrim</w:t>
      </w:r>
      <w:proofErr w:type="spellEnd"/>
    </w:p>
    <w:p w:rsidR="0037188E" w:rsidRDefault="0037188E" w:rsidP="0037188E">
      <w:pPr>
        <w:pStyle w:val="Heading4"/>
      </w:pPr>
      <w:r>
        <w:t>Design Rationale</w:t>
      </w:r>
    </w:p>
    <w:p w:rsidR="0037188E" w:rsidRPr="00FD1D21" w:rsidRDefault="0037188E" w:rsidP="0037188E">
      <w:r>
        <w:t>None</w:t>
      </w:r>
    </w:p>
    <w:p w:rsidR="0037188E" w:rsidRDefault="0037188E" w:rsidP="0037188E">
      <w:pPr>
        <w:pStyle w:val="Heading4"/>
      </w:pPr>
      <w:r>
        <w:t>Program Flow Start</w:t>
      </w:r>
    </w:p>
    <w:p w:rsidR="0037188E" w:rsidRDefault="0037188E" w:rsidP="0037188E">
      <w:r>
        <w:t>None</w:t>
      </w:r>
    </w:p>
    <w:p w:rsidR="0037188E" w:rsidRDefault="0037188E" w:rsidP="0037188E">
      <w:pPr>
        <w:pStyle w:val="Heading4"/>
      </w:pPr>
      <w:r>
        <w:t>Store Module Inputs to Local copies</w:t>
      </w:r>
    </w:p>
    <w:p w:rsidR="0037188E" w:rsidRPr="00FD1D21" w:rsidRDefault="0037188E" w:rsidP="0037188E">
      <w:pPr>
        <w:spacing w:after="40"/>
        <w:rPr>
          <w:rFonts w:ascii="Lucida Console" w:hAnsi="Lucida Console"/>
          <w:sz w:val="16"/>
          <w:szCs w:val="16"/>
        </w:rPr>
      </w:pPr>
      <w:r>
        <w:rPr>
          <w:rFonts w:ascii="Lucida Console" w:hAnsi="Lucida Console"/>
          <w:sz w:val="16"/>
          <w:szCs w:val="16"/>
        </w:rPr>
        <w:t>None</w:t>
      </w:r>
    </w:p>
    <w:p w:rsidR="0037188E" w:rsidRDefault="0037188E" w:rsidP="0037188E">
      <w:pPr>
        <w:pStyle w:val="Heading4"/>
      </w:pPr>
      <w:proofErr w:type="spellStart"/>
      <w:r>
        <w:t>Nexteer</w:t>
      </w:r>
      <w:proofErr w:type="spellEnd"/>
      <w:r>
        <w:t xml:space="preserve"> Clear Trim</w:t>
      </w:r>
    </w:p>
    <w:p w:rsidR="0037188E" w:rsidRPr="00FD1D21" w:rsidRDefault="004B4140" w:rsidP="0037188E">
      <w:pPr>
        <w:jc w:val="center"/>
      </w:pPr>
      <w:r>
        <w:object w:dxaOrig="6702" w:dyaOrig="2824">
          <v:shape id="_x0000_i1046" type="#_x0000_t75" style="width:426.35pt;height:178.45pt" o:ole="">
            <v:imagedata r:id="rId57" o:title=""/>
          </v:shape>
          <o:OLEObject Type="Embed" ProgID="Visio.Drawing.11" ShapeID="_x0000_i1046" DrawAspect="Content" ObjectID="_1474441820" r:id="rId58"/>
        </w:object>
      </w:r>
    </w:p>
    <w:p w:rsidR="0037188E" w:rsidRDefault="0037188E" w:rsidP="0037188E">
      <w:pPr>
        <w:pStyle w:val="Heading4"/>
      </w:pPr>
      <w:r>
        <w:t>Store Local copy of outputs into Module Outputs</w:t>
      </w:r>
    </w:p>
    <w:p w:rsidR="0037188E" w:rsidRDefault="0037188E" w:rsidP="0037188E">
      <w:r>
        <w:t>None</w:t>
      </w:r>
    </w:p>
    <w:p w:rsidR="0037188E" w:rsidRDefault="0037188E" w:rsidP="0037188E">
      <w:pPr>
        <w:pStyle w:val="Heading4"/>
      </w:pPr>
      <w:r>
        <w:t>Program Flow End</w:t>
      </w:r>
    </w:p>
    <w:p w:rsidR="0037188E" w:rsidRDefault="0037188E" w:rsidP="0037188E">
      <w:r>
        <w:t>None</w:t>
      </w:r>
    </w:p>
    <w:p w:rsidR="0037188E" w:rsidRDefault="0037188E" w:rsidP="0037188E"/>
    <w:p w:rsidR="0037188E" w:rsidRDefault="0037188E" w:rsidP="0037188E"/>
    <w:p w:rsidR="0037188E" w:rsidRDefault="0037188E" w:rsidP="0037188E">
      <w:pPr>
        <w:pStyle w:val="Heading3"/>
      </w:pPr>
      <w:proofErr w:type="spellStart"/>
      <w:r>
        <w:t>SComm</w:t>
      </w:r>
      <w:proofErr w:type="spellEnd"/>
      <w:r>
        <w:t xml:space="preserve">:   </w:t>
      </w:r>
      <w:proofErr w:type="spellStart"/>
      <w:r w:rsidRPr="0037188E">
        <w:t>DigColPs_SCom_NxtSetTrim</w:t>
      </w:r>
      <w:proofErr w:type="spellEnd"/>
    </w:p>
    <w:p w:rsidR="0037188E" w:rsidRDefault="0037188E" w:rsidP="0037188E">
      <w:pPr>
        <w:pStyle w:val="Heading4"/>
      </w:pPr>
      <w:r>
        <w:t>Design Rationale</w:t>
      </w:r>
    </w:p>
    <w:p w:rsidR="0037188E" w:rsidRPr="00FD1D21" w:rsidRDefault="0037188E" w:rsidP="0037188E">
      <w:r>
        <w:t>None</w:t>
      </w:r>
    </w:p>
    <w:p w:rsidR="0037188E" w:rsidRDefault="0037188E" w:rsidP="0037188E">
      <w:pPr>
        <w:pStyle w:val="Heading4"/>
      </w:pPr>
      <w:r>
        <w:t>Program Flow Start</w:t>
      </w:r>
    </w:p>
    <w:p w:rsidR="0037188E" w:rsidRDefault="0037188E" w:rsidP="0037188E">
      <w:r>
        <w:t>None</w:t>
      </w:r>
    </w:p>
    <w:p w:rsidR="0037188E" w:rsidRDefault="0037188E" w:rsidP="0037188E">
      <w:pPr>
        <w:pStyle w:val="Heading4"/>
      </w:pPr>
      <w:r>
        <w:lastRenderedPageBreak/>
        <w:t>Store Module Inputs to Local copies</w:t>
      </w:r>
    </w:p>
    <w:p w:rsidR="0037188E" w:rsidRPr="00FD1D21" w:rsidRDefault="0037188E" w:rsidP="0037188E">
      <w:pPr>
        <w:spacing w:after="40"/>
        <w:rPr>
          <w:rFonts w:ascii="Lucida Console" w:hAnsi="Lucida Console"/>
          <w:sz w:val="16"/>
          <w:szCs w:val="16"/>
        </w:rPr>
      </w:pPr>
      <w:proofErr w:type="spellStart"/>
      <w:proofErr w:type="gramStart"/>
      <w:r w:rsidRPr="00873263">
        <w:rPr>
          <w:rFonts w:ascii="Lucida Console" w:hAnsi="Lucida Console"/>
          <w:sz w:val="16"/>
          <w:szCs w:val="16"/>
        </w:rPr>
        <w:t>GetResource</w:t>
      </w:r>
      <w:proofErr w:type="spellEnd"/>
      <w:r w:rsidRPr="00873263">
        <w:rPr>
          <w:rFonts w:ascii="Lucida Console" w:hAnsi="Lucida Console"/>
          <w:sz w:val="16"/>
          <w:szCs w:val="16"/>
        </w:rPr>
        <w:t>(</w:t>
      </w:r>
      <w:proofErr w:type="gramEnd"/>
      <w:r w:rsidRPr="00873263">
        <w:rPr>
          <w:rFonts w:ascii="Lucida Console" w:hAnsi="Lucida Console"/>
          <w:sz w:val="16"/>
          <w:szCs w:val="16"/>
        </w:rPr>
        <w:t>RES_SCHEDULER)</w:t>
      </w:r>
    </w:p>
    <w:p w:rsidR="002500D4" w:rsidRDefault="002500D4" w:rsidP="002500D4">
      <w:pPr>
        <w:spacing w:after="40"/>
        <w:rPr>
          <w:rFonts w:ascii="Lucida Console" w:hAnsi="Lucida Console"/>
          <w:sz w:val="16"/>
          <w:szCs w:val="16"/>
        </w:rPr>
      </w:pPr>
      <w:r w:rsidRPr="002500D4">
        <w:rPr>
          <w:rFonts w:ascii="Lucida Console" w:hAnsi="Lucida Console"/>
          <w:sz w:val="16"/>
          <w:szCs w:val="16"/>
        </w:rPr>
        <w:t>I2CColSensorFault_Cnt_T_lgc = DigColPs_I2CColSensorFau</w:t>
      </w:r>
      <w:r>
        <w:rPr>
          <w:rFonts w:ascii="Lucida Console" w:hAnsi="Lucida Console"/>
          <w:sz w:val="16"/>
          <w:szCs w:val="16"/>
        </w:rPr>
        <w:t>lt_Cnt_M_lgc</w:t>
      </w:r>
    </w:p>
    <w:p w:rsidR="002500D4" w:rsidRDefault="002500D4" w:rsidP="002500D4">
      <w:pPr>
        <w:spacing w:after="40"/>
        <w:rPr>
          <w:rFonts w:ascii="Lucida Console" w:hAnsi="Lucida Console"/>
          <w:sz w:val="16"/>
          <w:szCs w:val="16"/>
        </w:rPr>
      </w:pPr>
      <w:r w:rsidRPr="002500D4">
        <w:rPr>
          <w:rFonts w:ascii="Lucida Console" w:hAnsi="Lucida Console"/>
          <w:sz w:val="16"/>
          <w:szCs w:val="16"/>
        </w:rPr>
        <w:t>I2CSpurSensorFault_Cnt_T_lgc = DigColPs_I2CSpurSensorFault_Cnt_M_lgc</w:t>
      </w:r>
    </w:p>
    <w:p w:rsidR="002500D4" w:rsidRDefault="002500D4" w:rsidP="002500D4">
      <w:pPr>
        <w:spacing w:after="40"/>
        <w:rPr>
          <w:rFonts w:ascii="Lucida Console" w:hAnsi="Lucida Console"/>
          <w:sz w:val="16"/>
          <w:szCs w:val="16"/>
        </w:rPr>
      </w:pPr>
      <w:r w:rsidRPr="002500D4">
        <w:rPr>
          <w:rFonts w:ascii="Lucida Console" w:hAnsi="Lucida Console"/>
          <w:sz w:val="16"/>
          <w:szCs w:val="16"/>
        </w:rPr>
        <w:t>I2CHwColAngle_Deg_T_f32 = DigColPs_I2CHwColAngle_Deg_M_f32</w:t>
      </w:r>
    </w:p>
    <w:p w:rsidR="002500D4" w:rsidRDefault="002500D4" w:rsidP="002500D4">
      <w:pPr>
        <w:spacing w:after="40"/>
        <w:rPr>
          <w:rFonts w:ascii="Lucida Console" w:hAnsi="Lucida Console"/>
          <w:sz w:val="16"/>
          <w:szCs w:val="16"/>
        </w:rPr>
      </w:pPr>
      <w:r w:rsidRPr="002500D4">
        <w:rPr>
          <w:rFonts w:ascii="Lucida Console" w:hAnsi="Lucida Console"/>
          <w:sz w:val="16"/>
          <w:szCs w:val="16"/>
        </w:rPr>
        <w:t>I2CHwSpurAngle_Deg_T_f32 = DigColPs_I2CHwSpurAngle_Deg_M_f32</w:t>
      </w:r>
    </w:p>
    <w:p w:rsidR="00A02381" w:rsidRDefault="00A02381" w:rsidP="002500D4">
      <w:pPr>
        <w:spacing w:after="40"/>
        <w:rPr>
          <w:rFonts w:ascii="Lucida Console" w:hAnsi="Lucida Console"/>
          <w:sz w:val="16"/>
          <w:szCs w:val="16"/>
        </w:rPr>
      </w:pPr>
      <w:r w:rsidRPr="005B268A">
        <w:rPr>
          <w:rFonts w:ascii="Lucida Console" w:hAnsi="Lucida Console"/>
          <w:sz w:val="16"/>
          <w:szCs w:val="16"/>
        </w:rPr>
        <w:t>I2CHwCustData_Uls_</w:t>
      </w:r>
      <w:r w:rsidR="00436F15">
        <w:rPr>
          <w:rFonts w:ascii="Lucida Console" w:hAnsi="Lucida Console"/>
          <w:sz w:val="16"/>
          <w:szCs w:val="16"/>
        </w:rPr>
        <w:t>T</w:t>
      </w:r>
      <w:r w:rsidRPr="005B268A">
        <w:rPr>
          <w:rFonts w:ascii="Lucida Console" w:hAnsi="Lucida Console"/>
          <w:sz w:val="16"/>
          <w:szCs w:val="16"/>
        </w:rPr>
        <w:t xml:space="preserve">_u16 = </w:t>
      </w:r>
      <w:proofErr w:type="spellStart"/>
      <w:r w:rsidRPr="005B268A">
        <w:rPr>
          <w:rFonts w:ascii="Lucida Console" w:hAnsi="Lucida Console"/>
          <w:sz w:val="16"/>
          <w:szCs w:val="16"/>
        </w:rPr>
        <w:t>DigColPsInt_</w:t>
      </w:r>
      <w:proofErr w:type="gramStart"/>
      <w:r w:rsidRPr="005B268A">
        <w:rPr>
          <w:rFonts w:ascii="Lucida Console" w:hAnsi="Lucida Console"/>
          <w:sz w:val="16"/>
          <w:szCs w:val="16"/>
        </w:rPr>
        <w:t>GetCustData</w:t>
      </w:r>
      <w:proofErr w:type="spellEnd"/>
      <w:r w:rsidRPr="005B268A">
        <w:rPr>
          <w:rFonts w:ascii="Lucida Console" w:hAnsi="Lucida Console"/>
          <w:sz w:val="16"/>
          <w:szCs w:val="16"/>
        </w:rPr>
        <w:t>()</w:t>
      </w:r>
      <w:proofErr w:type="gramEnd"/>
    </w:p>
    <w:p w:rsidR="003B67DB" w:rsidRPr="005B268A" w:rsidRDefault="003B67DB" w:rsidP="002500D4">
      <w:pPr>
        <w:spacing w:after="40"/>
        <w:rPr>
          <w:rFonts w:ascii="Lucida Console" w:hAnsi="Lucida Console"/>
          <w:sz w:val="16"/>
          <w:szCs w:val="16"/>
        </w:rPr>
      </w:pPr>
      <w:r w:rsidRPr="003B67DB">
        <w:rPr>
          <w:rFonts w:ascii="Lucida Console" w:hAnsi="Lucida Console"/>
          <w:sz w:val="16"/>
          <w:szCs w:val="16"/>
        </w:rPr>
        <w:t>I2CHwColAngleForTrim_Deg_T_f32 = DigColPs_I2CHwColAngleForTrim_Deg_M_f32</w:t>
      </w:r>
    </w:p>
    <w:p w:rsidR="0037188E" w:rsidRPr="00FD1D21" w:rsidRDefault="0037188E" w:rsidP="002500D4">
      <w:pPr>
        <w:spacing w:after="40"/>
        <w:rPr>
          <w:rFonts w:ascii="Lucida Console" w:hAnsi="Lucida Console"/>
          <w:sz w:val="16"/>
          <w:szCs w:val="16"/>
        </w:rPr>
      </w:pPr>
      <w:proofErr w:type="spellStart"/>
      <w:proofErr w:type="gramStart"/>
      <w:r w:rsidRPr="00873263">
        <w:rPr>
          <w:rFonts w:ascii="Lucida Console" w:hAnsi="Lucida Console"/>
          <w:sz w:val="16"/>
          <w:szCs w:val="16"/>
        </w:rPr>
        <w:t>ReleaseResource</w:t>
      </w:r>
      <w:proofErr w:type="spellEnd"/>
      <w:r w:rsidRPr="00873263">
        <w:rPr>
          <w:rFonts w:ascii="Lucida Console" w:hAnsi="Lucida Console"/>
          <w:sz w:val="16"/>
          <w:szCs w:val="16"/>
        </w:rPr>
        <w:t>(</w:t>
      </w:r>
      <w:proofErr w:type="gramEnd"/>
      <w:r w:rsidRPr="00873263">
        <w:rPr>
          <w:rFonts w:ascii="Lucida Console" w:hAnsi="Lucida Console"/>
          <w:sz w:val="16"/>
          <w:szCs w:val="16"/>
        </w:rPr>
        <w:t>RES_SCHEDULER)</w:t>
      </w:r>
    </w:p>
    <w:p w:rsidR="0037188E" w:rsidRDefault="002500D4" w:rsidP="0037188E">
      <w:pPr>
        <w:pStyle w:val="Heading4"/>
      </w:pPr>
      <w:proofErr w:type="spellStart"/>
      <w:r>
        <w:t>Nexteer</w:t>
      </w:r>
      <w:proofErr w:type="spellEnd"/>
      <w:r w:rsidR="0037188E">
        <w:t xml:space="preserve"> Set Trim</w:t>
      </w:r>
    </w:p>
    <w:p w:rsidR="0037188E" w:rsidRDefault="0037188E" w:rsidP="0037188E">
      <w:pPr>
        <w:jc w:val="center"/>
      </w:pPr>
    </w:p>
    <w:p w:rsidR="003A2362" w:rsidRPr="00FD1D21" w:rsidRDefault="00F755F6" w:rsidP="0037188E">
      <w:pPr>
        <w:jc w:val="center"/>
      </w:pPr>
      <w:r>
        <w:object w:dxaOrig="13224" w:dyaOrig="14285">
          <v:shape id="_x0000_i1047" type="#_x0000_t75" style="width:6in;height:466.45pt" o:ole="">
            <v:imagedata r:id="rId59" o:title=""/>
          </v:shape>
          <o:OLEObject Type="Embed" ProgID="Visio.Drawing.11" ShapeID="_x0000_i1047" DrawAspect="Content" ObjectID="_1474441821" r:id="rId60"/>
        </w:object>
      </w:r>
    </w:p>
    <w:p w:rsidR="0037188E" w:rsidRDefault="0037188E" w:rsidP="0037188E">
      <w:pPr>
        <w:pStyle w:val="Heading4"/>
      </w:pPr>
      <w:r>
        <w:t>Store Local copy of outputs into Module Outputs</w:t>
      </w:r>
    </w:p>
    <w:p w:rsidR="0037188E" w:rsidRDefault="0037188E" w:rsidP="0037188E">
      <w:r>
        <w:t>None</w:t>
      </w:r>
    </w:p>
    <w:p w:rsidR="0037188E" w:rsidRDefault="0037188E" w:rsidP="0037188E">
      <w:pPr>
        <w:pStyle w:val="Heading4"/>
      </w:pPr>
      <w:r>
        <w:t>Program Flow End</w:t>
      </w:r>
    </w:p>
    <w:p w:rsidR="0037188E" w:rsidRDefault="00D67C60" w:rsidP="0037188E">
      <w:r>
        <w:t>None</w:t>
      </w:r>
    </w:p>
    <w:p w:rsidR="0037188E" w:rsidRDefault="0037188E" w:rsidP="00FD1D21"/>
    <w:p w:rsidR="00FD1D21" w:rsidRDefault="00FD1D21"/>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17318F" w:rsidP="00F957FA">
            <w:pPr>
              <w:spacing w:before="60"/>
              <w:rPr>
                <w:rFonts w:ascii="Arial" w:hAnsi="Arial" w:cs="Arial"/>
                <w:sz w:val="16"/>
                <w:szCs w:val="16"/>
              </w:rPr>
            </w:pPr>
            <w:r>
              <w:rPr>
                <w:rFonts w:ascii="Arial" w:hAnsi="Arial" w:cs="Arial"/>
                <w:sz w:val="16"/>
                <w:szCs w:val="16"/>
              </w:rPr>
              <w:t>DigColPs</w:t>
            </w:r>
            <w:r w:rsidR="00211A02" w:rsidRPr="00211A02">
              <w:rPr>
                <w:rFonts w:ascii="Arial" w:hAnsi="Arial" w:cs="Arial"/>
                <w:sz w:val="16"/>
                <w:szCs w:val="16"/>
              </w:rPr>
              <w:t>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211A02" w:rsidP="00F957FA">
            <w:pPr>
              <w:spacing w:before="60"/>
              <w:rPr>
                <w:rFonts w:ascii="Arial" w:hAnsi="Arial" w:cs="Arial"/>
                <w:sz w:val="16"/>
                <w:szCs w:val="16"/>
              </w:rPr>
            </w:pPr>
            <w:r>
              <w:rPr>
                <w:rFonts w:ascii="Arial" w:hAnsi="Arial" w:cs="Arial"/>
                <w:sz w:val="16"/>
                <w:szCs w:val="16"/>
              </w:rPr>
              <w:t xml:space="preserve">On </w:t>
            </w:r>
            <w:proofErr w:type="spellStart"/>
            <w:r>
              <w:rPr>
                <w:rFonts w:ascii="Arial" w:hAnsi="Arial" w:cs="Arial"/>
                <w:sz w:val="16"/>
                <w:szCs w:val="16"/>
              </w:rPr>
              <w:t>Init</w:t>
            </w:r>
            <w:proofErr w:type="spellEnd"/>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211A02" w:rsidP="00F957FA">
            <w:pPr>
              <w:spacing w:before="60"/>
              <w:rPr>
                <w:rFonts w:ascii="Arial" w:hAnsi="Arial" w:cs="Arial"/>
                <w:sz w:val="16"/>
                <w:szCs w:val="16"/>
              </w:rPr>
            </w:pPr>
            <w:r>
              <w:rPr>
                <w:rFonts w:ascii="Arial" w:hAnsi="Arial" w:cs="Arial"/>
                <w:sz w:val="16"/>
                <w:szCs w:val="16"/>
              </w:rPr>
              <w:t xml:space="preserve">Cold </w:t>
            </w:r>
            <w:proofErr w:type="spellStart"/>
            <w:r>
              <w:rPr>
                <w:rFonts w:ascii="Arial" w:hAnsi="Arial" w:cs="Arial"/>
                <w:sz w:val="16"/>
                <w:szCs w:val="16"/>
              </w:rPr>
              <w:t>Init</w:t>
            </w:r>
            <w:proofErr w:type="spellEnd"/>
          </w:p>
        </w:tc>
      </w:tr>
      <w:tr w:rsidR="00211A02" w:rsidRPr="00381542" w:rsidTr="00B54697">
        <w:tc>
          <w:tcPr>
            <w:tcW w:w="3168" w:type="dxa"/>
            <w:tcBorders>
              <w:top w:val="single" w:sz="6" w:space="0" w:color="auto"/>
              <w:left w:val="single" w:sz="6" w:space="0" w:color="auto"/>
              <w:bottom w:val="single" w:sz="6" w:space="0" w:color="auto"/>
              <w:right w:val="single" w:sz="6" w:space="0" w:color="auto"/>
            </w:tcBorders>
          </w:tcPr>
          <w:p w:rsidR="00211A02" w:rsidRPr="00381542" w:rsidRDefault="0017318F" w:rsidP="00F957FA">
            <w:pPr>
              <w:spacing w:before="60"/>
              <w:rPr>
                <w:rFonts w:ascii="Arial" w:hAnsi="Arial" w:cs="Arial"/>
                <w:sz w:val="16"/>
                <w:szCs w:val="16"/>
              </w:rPr>
            </w:pPr>
            <w:r>
              <w:rPr>
                <w:rFonts w:ascii="Arial" w:hAnsi="Arial" w:cs="Arial"/>
                <w:sz w:val="16"/>
                <w:szCs w:val="16"/>
              </w:rPr>
              <w:t>DigColPs</w:t>
            </w:r>
            <w:r w:rsidR="00211A02" w:rsidRPr="00211A02">
              <w:rPr>
                <w:rFonts w:ascii="Arial" w:hAnsi="Arial" w:cs="Arial"/>
                <w:sz w:val="16"/>
                <w:szCs w:val="16"/>
              </w:rPr>
              <w:t>_Per1</w:t>
            </w:r>
          </w:p>
        </w:tc>
        <w:tc>
          <w:tcPr>
            <w:tcW w:w="2070" w:type="dxa"/>
            <w:tcBorders>
              <w:top w:val="single" w:sz="6" w:space="0" w:color="auto"/>
              <w:left w:val="single" w:sz="6" w:space="0" w:color="auto"/>
              <w:bottom w:val="single" w:sz="6" w:space="0" w:color="auto"/>
              <w:right w:val="single" w:sz="6" w:space="0" w:color="auto"/>
            </w:tcBorders>
          </w:tcPr>
          <w:p w:rsidR="00211A02" w:rsidRPr="00381542" w:rsidRDefault="00211A02"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211A02" w:rsidRPr="00381542" w:rsidRDefault="00211A02" w:rsidP="00F957FA">
            <w:pPr>
              <w:spacing w:before="60"/>
              <w:rPr>
                <w:rFonts w:ascii="Arial" w:hAnsi="Arial" w:cs="Arial"/>
                <w:sz w:val="16"/>
                <w:szCs w:val="16"/>
              </w:rPr>
            </w:pPr>
            <w:r>
              <w:rPr>
                <w:rFonts w:ascii="Arial" w:hAnsi="Arial" w:cs="Arial"/>
                <w:sz w:val="16"/>
                <w:szCs w:val="16"/>
              </w:rPr>
              <w:t>All</w:t>
            </w:r>
          </w:p>
        </w:tc>
      </w:tr>
      <w:tr w:rsidR="00211A02" w:rsidRPr="00381542" w:rsidTr="00B54697">
        <w:tc>
          <w:tcPr>
            <w:tcW w:w="3168" w:type="dxa"/>
            <w:tcBorders>
              <w:top w:val="single" w:sz="6" w:space="0" w:color="auto"/>
              <w:left w:val="single" w:sz="6" w:space="0" w:color="auto"/>
              <w:bottom w:val="single" w:sz="6" w:space="0" w:color="auto"/>
              <w:right w:val="single" w:sz="6" w:space="0" w:color="auto"/>
            </w:tcBorders>
          </w:tcPr>
          <w:p w:rsidR="00211A02" w:rsidRPr="00381542" w:rsidRDefault="0017318F" w:rsidP="00F957FA">
            <w:pPr>
              <w:spacing w:before="60"/>
              <w:rPr>
                <w:rFonts w:ascii="Arial" w:hAnsi="Arial" w:cs="Arial"/>
                <w:sz w:val="16"/>
                <w:szCs w:val="16"/>
              </w:rPr>
            </w:pPr>
            <w:r>
              <w:rPr>
                <w:rFonts w:ascii="Arial" w:hAnsi="Arial" w:cs="Arial"/>
                <w:sz w:val="16"/>
                <w:szCs w:val="16"/>
              </w:rPr>
              <w:t>DigColPs</w:t>
            </w:r>
            <w:r w:rsidR="00211A02" w:rsidRPr="00211A02">
              <w:rPr>
                <w:rFonts w:ascii="Arial" w:hAnsi="Arial" w:cs="Arial"/>
                <w:sz w:val="16"/>
                <w:szCs w:val="16"/>
              </w:rPr>
              <w:t>_Per2</w:t>
            </w:r>
          </w:p>
        </w:tc>
        <w:tc>
          <w:tcPr>
            <w:tcW w:w="2070" w:type="dxa"/>
            <w:tcBorders>
              <w:top w:val="single" w:sz="6" w:space="0" w:color="auto"/>
              <w:left w:val="single" w:sz="6" w:space="0" w:color="auto"/>
              <w:bottom w:val="single" w:sz="6" w:space="0" w:color="auto"/>
              <w:right w:val="single" w:sz="6" w:space="0" w:color="auto"/>
            </w:tcBorders>
          </w:tcPr>
          <w:p w:rsidR="00211A02" w:rsidRPr="00381542" w:rsidRDefault="00211A02" w:rsidP="00F957FA">
            <w:pPr>
              <w:spacing w:before="60"/>
              <w:rPr>
                <w:rFonts w:ascii="Arial" w:hAnsi="Arial" w:cs="Arial"/>
                <w:sz w:val="16"/>
                <w:szCs w:val="16"/>
              </w:rPr>
            </w:pPr>
            <w:r>
              <w:rPr>
                <w:rFonts w:ascii="Arial" w:hAnsi="Arial" w:cs="Arial"/>
                <w:sz w:val="16"/>
                <w:szCs w:val="16"/>
              </w:rPr>
              <w:t>4ms</w:t>
            </w:r>
          </w:p>
        </w:tc>
        <w:tc>
          <w:tcPr>
            <w:tcW w:w="3690" w:type="dxa"/>
            <w:tcBorders>
              <w:top w:val="single" w:sz="6" w:space="0" w:color="auto"/>
              <w:left w:val="single" w:sz="6" w:space="0" w:color="auto"/>
              <w:bottom w:val="single" w:sz="6" w:space="0" w:color="auto"/>
              <w:right w:val="single" w:sz="6" w:space="0" w:color="auto"/>
            </w:tcBorders>
          </w:tcPr>
          <w:p w:rsidR="00211A02" w:rsidRPr="00381542" w:rsidRDefault="00211A02"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D67C60" w:rsidP="00F957FA">
            <w:pPr>
              <w:spacing w:before="60"/>
              <w:rPr>
                <w:rFonts w:ascii="Arial" w:hAnsi="Arial" w:cs="Arial"/>
                <w:sz w:val="16"/>
              </w:rPr>
            </w:pPr>
            <w:r>
              <w:rPr>
                <w:rFonts w:ascii="Arial" w:hAnsi="Arial" w:cs="Arial"/>
                <w:sz w:val="16"/>
                <w:szCs w:val="16"/>
              </w:rPr>
              <w:t xml:space="preserve"> </w:t>
            </w:r>
            <w:proofErr w:type="spellStart"/>
            <w:r w:rsidRPr="00D67C60">
              <w:rPr>
                <w:rFonts w:ascii="Arial" w:hAnsi="Arial" w:cs="Arial"/>
                <w:sz w:val="16"/>
                <w:szCs w:val="16"/>
              </w:rPr>
              <w:t>DigColPs_SCom_CustClrTrim</w:t>
            </w:r>
            <w:proofErr w:type="spellEnd"/>
          </w:p>
        </w:tc>
        <w:tc>
          <w:tcPr>
            <w:tcW w:w="5310" w:type="dxa"/>
            <w:tcBorders>
              <w:top w:val="single" w:sz="6" w:space="0" w:color="auto"/>
              <w:left w:val="single" w:sz="6" w:space="0" w:color="auto"/>
              <w:bottom w:val="single" w:sz="6" w:space="0" w:color="auto"/>
              <w:right w:val="single" w:sz="6" w:space="0" w:color="auto"/>
            </w:tcBorders>
          </w:tcPr>
          <w:p w:rsidR="007A69AC" w:rsidRDefault="00211A02" w:rsidP="00F957FA">
            <w:pPr>
              <w:spacing w:before="60"/>
              <w:rPr>
                <w:rFonts w:ascii="Arial" w:hAnsi="Arial" w:cs="Arial"/>
                <w:sz w:val="16"/>
              </w:rPr>
            </w:pPr>
            <w:proofErr w:type="spellStart"/>
            <w:r>
              <w:rPr>
                <w:rFonts w:ascii="Arial" w:hAnsi="Arial" w:cs="Arial"/>
                <w:sz w:val="16"/>
              </w:rPr>
              <w:t>EPS_DiagSrvcs_ISO</w:t>
            </w:r>
            <w:proofErr w:type="spellEnd"/>
          </w:p>
        </w:tc>
      </w:tr>
      <w:tr w:rsidR="00211A02" w:rsidTr="00F957FA">
        <w:tc>
          <w:tcPr>
            <w:tcW w:w="3618" w:type="dxa"/>
            <w:tcBorders>
              <w:top w:val="single" w:sz="6" w:space="0" w:color="auto"/>
              <w:left w:val="single" w:sz="6" w:space="0" w:color="auto"/>
              <w:bottom w:val="single" w:sz="6" w:space="0" w:color="auto"/>
              <w:right w:val="single" w:sz="6" w:space="0" w:color="auto"/>
            </w:tcBorders>
          </w:tcPr>
          <w:p w:rsidR="00211A02" w:rsidRDefault="00D67C60" w:rsidP="00F957FA">
            <w:pPr>
              <w:spacing w:before="60"/>
              <w:rPr>
                <w:rFonts w:ascii="Arial" w:hAnsi="Arial" w:cs="Arial"/>
                <w:sz w:val="16"/>
                <w:szCs w:val="16"/>
              </w:rPr>
            </w:pPr>
            <w:r>
              <w:rPr>
                <w:rFonts w:ascii="Arial" w:hAnsi="Arial" w:cs="Arial"/>
                <w:sz w:val="16"/>
                <w:szCs w:val="16"/>
              </w:rPr>
              <w:t xml:space="preserve"> </w:t>
            </w:r>
            <w:proofErr w:type="spellStart"/>
            <w:r w:rsidRPr="00D67C60">
              <w:rPr>
                <w:rFonts w:ascii="Arial" w:hAnsi="Arial" w:cs="Arial"/>
                <w:sz w:val="16"/>
                <w:szCs w:val="16"/>
              </w:rPr>
              <w:t>DigColPs_SCom_CustSetTrim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211A02" w:rsidRDefault="00211A02" w:rsidP="00F957FA">
            <w:pPr>
              <w:spacing w:before="60"/>
              <w:rPr>
                <w:rFonts w:ascii="Arial" w:hAnsi="Arial" w:cs="Arial"/>
                <w:sz w:val="16"/>
              </w:rPr>
            </w:pPr>
            <w:proofErr w:type="spellStart"/>
            <w:r>
              <w:rPr>
                <w:rFonts w:ascii="Arial" w:hAnsi="Arial" w:cs="Arial"/>
                <w:sz w:val="16"/>
              </w:rPr>
              <w:t>EPS_DiagSrvcs_ISO</w:t>
            </w:r>
            <w:proofErr w:type="spellEnd"/>
          </w:p>
        </w:tc>
      </w:tr>
      <w:tr w:rsidR="00D67C60" w:rsidTr="00F957FA">
        <w:tc>
          <w:tcPr>
            <w:tcW w:w="3618" w:type="dxa"/>
            <w:tcBorders>
              <w:top w:val="single" w:sz="6" w:space="0" w:color="auto"/>
              <w:left w:val="single" w:sz="6" w:space="0" w:color="auto"/>
              <w:bottom w:val="single" w:sz="6" w:space="0" w:color="auto"/>
              <w:right w:val="single" w:sz="6" w:space="0" w:color="auto"/>
            </w:tcBorders>
          </w:tcPr>
          <w:p w:rsidR="00D67C60" w:rsidRDefault="00D67C60" w:rsidP="00F957FA">
            <w:pPr>
              <w:spacing w:before="60"/>
              <w:rPr>
                <w:rFonts w:ascii="Arial" w:hAnsi="Arial" w:cs="Arial"/>
                <w:sz w:val="16"/>
                <w:szCs w:val="16"/>
              </w:rPr>
            </w:pPr>
            <w:proofErr w:type="spellStart"/>
            <w:r w:rsidRPr="00D67C60">
              <w:rPr>
                <w:rFonts w:ascii="Arial" w:hAnsi="Arial" w:cs="Arial"/>
                <w:sz w:val="16"/>
                <w:szCs w:val="16"/>
              </w:rPr>
              <w:t>DigColPs_SCom_NxtClrTrim</w:t>
            </w:r>
            <w:proofErr w:type="spellEnd"/>
          </w:p>
        </w:tc>
        <w:tc>
          <w:tcPr>
            <w:tcW w:w="5310" w:type="dxa"/>
            <w:tcBorders>
              <w:top w:val="single" w:sz="6" w:space="0" w:color="auto"/>
              <w:left w:val="single" w:sz="6" w:space="0" w:color="auto"/>
              <w:bottom w:val="single" w:sz="6" w:space="0" w:color="auto"/>
              <w:right w:val="single" w:sz="6" w:space="0" w:color="auto"/>
            </w:tcBorders>
          </w:tcPr>
          <w:p w:rsidR="00D67C60" w:rsidRDefault="00D67C60" w:rsidP="00F957FA">
            <w:pPr>
              <w:spacing w:before="60"/>
              <w:rPr>
                <w:rFonts w:ascii="Arial" w:hAnsi="Arial" w:cs="Arial"/>
                <w:sz w:val="16"/>
              </w:rPr>
            </w:pPr>
            <w:proofErr w:type="spellStart"/>
            <w:r>
              <w:rPr>
                <w:rFonts w:ascii="Arial" w:hAnsi="Arial" w:cs="Arial"/>
                <w:sz w:val="16"/>
              </w:rPr>
              <w:t>EPS_DiagSrvcs_ISO</w:t>
            </w:r>
            <w:proofErr w:type="spellEnd"/>
          </w:p>
        </w:tc>
      </w:tr>
      <w:tr w:rsidR="00D67C60" w:rsidTr="00F957FA">
        <w:tc>
          <w:tcPr>
            <w:tcW w:w="3618" w:type="dxa"/>
            <w:tcBorders>
              <w:top w:val="single" w:sz="6" w:space="0" w:color="auto"/>
              <w:left w:val="single" w:sz="6" w:space="0" w:color="auto"/>
              <w:bottom w:val="single" w:sz="6" w:space="0" w:color="auto"/>
              <w:right w:val="single" w:sz="6" w:space="0" w:color="auto"/>
            </w:tcBorders>
          </w:tcPr>
          <w:p w:rsidR="00D67C60" w:rsidRDefault="00D67C60" w:rsidP="00F957FA">
            <w:pPr>
              <w:spacing w:before="60"/>
              <w:rPr>
                <w:rFonts w:ascii="Arial" w:hAnsi="Arial" w:cs="Arial"/>
                <w:sz w:val="16"/>
                <w:szCs w:val="16"/>
              </w:rPr>
            </w:pPr>
            <w:proofErr w:type="spellStart"/>
            <w:r w:rsidRPr="00D67C60">
              <w:rPr>
                <w:rFonts w:ascii="Arial" w:hAnsi="Arial" w:cs="Arial"/>
                <w:sz w:val="16"/>
                <w:szCs w:val="16"/>
              </w:rPr>
              <w:t>DigColPs_SCom_NxtSetTrim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D67C60" w:rsidRDefault="00D67C60" w:rsidP="00F957FA">
            <w:pPr>
              <w:spacing w:before="60"/>
              <w:rPr>
                <w:rFonts w:ascii="Arial" w:hAnsi="Arial" w:cs="Arial"/>
                <w:sz w:val="16"/>
              </w:rPr>
            </w:pPr>
            <w:proofErr w:type="spellStart"/>
            <w:r>
              <w:rPr>
                <w:rFonts w:ascii="Arial" w:hAnsi="Arial" w:cs="Arial"/>
                <w:sz w:val="16"/>
              </w:rPr>
              <w:t>EPS_DiagSrvcs_ISO</w:t>
            </w:r>
            <w:proofErr w:type="spellEnd"/>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RPr="00873263" w:rsidTr="00BF364D">
        <w:tc>
          <w:tcPr>
            <w:tcW w:w="4464" w:type="dxa"/>
            <w:tcBorders>
              <w:top w:val="single" w:sz="6" w:space="0" w:color="auto"/>
              <w:left w:val="single" w:sz="6" w:space="0" w:color="auto"/>
              <w:bottom w:val="single" w:sz="6" w:space="0" w:color="auto"/>
              <w:right w:val="single" w:sz="6" w:space="0" w:color="auto"/>
            </w:tcBorders>
          </w:tcPr>
          <w:p w:rsidR="004A781C" w:rsidRDefault="0017318F">
            <w:pPr>
              <w:spacing w:before="60"/>
              <w:rPr>
                <w:rFonts w:ascii="Arial" w:hAnsi="Arial" w:cs="Arial"/>
                <w:sz w:val="16"/>
              </w:rPr>
            </w:pPr>
            <w:r>
              <w:rPr>
                <w:rFonts w:ascii="Arial" w:hAnsi="Arial" w:cs="Arial"/>
                <w:sz w:val="16"/>
              </w:rPr>
              <w:t>DigColPs</w:t>
            </w:r>
            <w:r w:rsidR="00211A02" w:rsidRPr="00211A02">
              <w:rPr>
                <w:rFonts w:ascii="Arial" w:hAnsi="Arial" w:cs="Arial"/>
                <w:sz w:val="16"/>
              </w:rPr>
              <w:t>_Init1</w:t>
            </w:r>
          </w:p>
        </w:tc>
        <w:tc>
          <w:tcPr>
            <w:tcW w:w="4464" w:type="dxa"/>
            <w:tcBorders>
              <w:top w:val="single" w:sz="6" w:space="0" w:color="auto"/>
              <w:left w:val="single" w:sz="6" w:space="0" w:color="auto"/>
              <w:bottom w:val="single" w:sz="6" w:space="0" w:color="auto"/>
              <w:right w:val="single" w:sz="6" w:space="0" w:color="auto"/>
            </w:tcBorders>
          </w:tcPr>
          <w:p w:rsidR="004A781C" w:rsidRPr="00211A02" w:rsidRDefault="00211A02">
            <w:pPr>
              <w:spacing w:before="60"/>
              <w:rPr>
                <w:rFonts w:ascii="Arial" w:hAnsi="Arial" w:cs="Arial"/>
                <w:sz w:val="16"/>
                <w:lang w:val="fr-FR"/>
              </w:rPr>
            </w:pPr>
            <w:r w:rsidRPr="00211A02">
              <w:rPr>
                <w:rFonts w:ascii="Arial" w:hAnsi="Arial" w:cs="Arial"/>
                <w:sz w:val="16"/>
                <w:lang w:val="fr-FR"/>
              </w:rPr>
              <w:t>RTE_START_SEC_SA_</w:t>
            </w:r>
            <w:r w:rsidR="0017318F">
              <w:rPr>
                <w:rFonts w:ascii="Arial" w:hAnsi="Arial" w:cs="Arial"/>
                <w:sz w:val="16"/>
                <w:lang w:val="fr-FR"/>
              </w:rPr>
              <w:t>DIGCOLPS</w:t>
            </w:r>
            <w:r w:rsidRPr="00211A02">
              <w:rPr>
                <w:rFonts w:ascii="Arial" w:hAnsi="Arial" w:cs="Arial"/>
                <w:sz w:val="16"/>
                <w:lang w:val="fr-FR"/>
              </w:rPr>
              <w:t>_APPL_CODE</w:t>
            </w:r>
          </w:p>
        </w:tc>
      </w:tr>
      <w:tr w:rsidR="00211A02" w:rsidRPr="00873263" w:rsidTr="00BF364D">
        <w:tc>
          <w:tcPr>
            <w:tcW w:w="4464" w:type="dxa"/>
            <w:tcBorders>
              <w:top w:val="single" w:sz="6" w:space="0" w:color="auto"/>
              <w:left w:val="single" w:sz="6" w:space="0" w:color="auto"/>
              <w:bottom w:val="single" w:sz="6" w:space="0" w:color="auto"/>
              <w:right w:val="single" w:sz="6" w:space="0" w:color="auto"/>
            </w:tcBorders>
          </w:tcPr>
          <w:p w:rsidR="00211A02" w:rsidRDefault="0017318F">
            <w:pPr>
              <w:spacing w:before="60"/>
              <w:rPr>
                <w:rFonts w:ascii="Arial" w:hAnsi="Arial" w:cs="Arial"/>
                <w:sz w:val="16"/>
              </w:rPr>
            </w:pPr>
            <w:r>
              <w:rPr>
                <w:rFonts w:ascii="Arial" w:hAnsi="Arial" w:cs="Arial"/>
                <w:sz w:val="16"/>
              </w:rPr>
              <w:t>DigColPs</w:t>
            </w:r>
            <w:r w:rsidR="00211A02" w:rsidRPr="00211A02">
              <w:rPr>
                <w:rFonts w:ascii="Arial" w:hAnsi="Arial" w:cs="Arial"/>
                <w:sz w:val="16"/>
              </w:rPr>
              <w:t>_Per1</w:t>
            </w:r>
          </w:p>
        </w:tc>
        <w:tc>
          <w:tcPr>
            <w:tcW w:w="4464" w:type="dxa"/>
            <w:tcBorders>
              <w:top w:val="single" w:sz="6" w:space="0" w:color="auto"/>
              <w:left w:val="single" w:sz="6" w:space="0" w:color="auto"/>
              <w:bottom w:val="single" w:sz="6" w:space="0" w:color="auto"/>
              <w:right w:val="single" w:sz="6" w:space="0" w:color="auto"/>
            </w:tcBorders>
          </w:tcPr>
          <w:p w:rsidR="00211A02" w:rsidRPr="00211A02" w:rsidRDefault="00211A02">
            <w:pPr>
              <w:spacing w:before="60"/>
              <w:rPr>
                <w:rFonts w:ascii="Arial" w:hAnsi="Arial" w:cs="Arial"/>
                <w:sz w:val="16"/>
                <w:lang w:val="fr-FR"/>
              </w:rPr>
            </w:pPr>
            <w:r w:rsidRPr="00211A02">
              <w:rPr>
                <w:rFonts w:ascii="Arial" w:hAnsi="Arial" w:cs="Arial"/>
                <w:sz w:val="16"/>
                <w:lang w:val="fr-FR"/>
              </w:rPr>
              <w:t>RTE_START_SEC_SA_</w:t>
            </w:r>
            <w:r w:rsidR="0017318F">
              <w:rPr>
                <w:rFonts w:ascii="Arial" w:hAnsi="Arial" w:cs="Arial"/>
                <w:sz w:val="16"/>
                <w:lang w:val="fr-FR"/>
              </w:rPr>
              <w:t>DIGCOLPS</w:t>
            </w:r>
            <w:r w:rsidRPr="00211A02">
              <w:rPr>
                <w:rFonts w:ascii="Arial" w:hAnsi="Arial" w:cs="Arial"/>
                <w:sz w:val="16"/>
                <w:lang w:val="fr-FR"/>
              </w:rPr>
              <w:t>_APPL_CODE</w:t>
            </w:r>
          </w:p>
        </w:tc>
      </w:tr>
      <w:tr w:rsidR="00211A02" w:rsidRPr="00873263" w:rsidTr="00BF364D">
        <w:tc>
          <w:tcPr>
            <w:tcW w:w="4464" w:type="dxa"/>
            <w:tcBorders>
              <w:top w:val="single" w:sz="6" w:space="0" w:color="auto"/>
              <w:left w:val="single" w:sz="6" w:space="0" w:color="auto"/>
              <w:bottom w:val="single" w:sz="6" w:space="0" w:color="auto"/>
              <w:right w:val="single" w:sz="6" w:space="0" w:color="auto"/>
            </w:tcBorders>
          </w:tcPr>
          <w:p w:rsidR="00211A02" w:rsidRPr="00211A02" w:rsidRDefault="0017318F">
            <w:pPr>
              <w:spacing w:before="60"/>
              <w:rPr>
                <w:rFonts w:ascii="Arial" w:hAnsi="Arial" w:cs="Arial"/>
                <w:sz w:val="16"/>
                <w:lang w:val="fr-FR"/>
              </w:rPr>
            </w:pPr>
            <w:r>
              <w:rPr>
                <w:rFonts w:ascii="Arial" w:hAnsi="Arial" w:cs="Arial"/>
                <w:sz w:val="16"/>
                <w:lang w:val="fr-FR"/>
              </w:rPr>
              <w:t>DigColPs</w:t>
            </w:r>
            <w:r w:rsidR="00211A02" w:rsidRPr="00211A02">
              <w:rPr>
                <w:rFonts w:ascii="Arial" w:hAnsi="Arial" w:cs="Arial"/>
                <w:sz w:val="16"/>
                <w:lang w:val="fr-FR"/>
              </w:rPr>
              <w:t>_Per2</w:t>
            </w:r>
          </w:p>
        </w:tc>
        <w:tc>
          <w:tcPr>
            <w:tcW w:w="4464" w:type="dxa"/>
            <w:tcBorders>
              <w:top w:val="single" w:sz="6" w:space="0" w:color="auto"/>
              <w:left w:val="single" w:sz="6" w:space="0" w:color="auto"/>
              <w:bottom w:val="single" w:sz="6" w:space="0" w:color="auto"/>
              <w:right w:val="single" w:sz="6" w:space="0" w:color="auto"/>
            </w:tcBorders>
          </w:tcPr>
          <w:p w:rsidR="00211A02" w:rsidRPr="00211A02" w:rsidRDefault="00211A02">
            <w:pPr>
              <w:spacing w:before="60"/>
              <w:rPr>
                <w:rFonts w:ascii="Arial" w:hAnsi="Arial" w:cs="Arial"/>
                <w:sz w:val="16"/>
                <w:lang w:val="fr-FR"/>
              </w:rPr>
            </w:pPr>
            <w:r w:rsidRPr="00211A02">
              <w:rPr>
                <w:rFonts w:ascii="Arial" w:hAnsi="Arial" w:cs="Arial"/>
                <w:sz w:val="16"/>
                <w:lang w:val="fr-FR"/>
              </w:rPr>
              <w:t>RTE_START_SEC_SA_</w:t>
            </w:r>
            <w:r w:rsidR="0017318F">
              <w:rPr>
                <w:rFonts w:ascii="Arial" w:hAnsi="Arial" w:cs="Arial"/>
                <w:sz w:val="16"/>
                <w:lang w:val="fr-FR"/>
              </w:rPr>
              <w:t>DIGCOLPS</w:t>
            </w:r>
            <w:r w:rsidRPr="00211A02">
              <w:rPr>
                <w:rFonts w:ascii="Arial" w:hAnsi="Arial" w:cs="Arial"/>
                <w:sz w:val="16"/>
                <w:lang w:val="fr-FR"/>
              </w:rPr>
              <w:t>_APPL_CODE</w:t>
            </w:r>
          </w:p>
        </w:tc>
      </w:tr>
      <w:tr w:rsidR="00211A02" w:rsidRPr="00873263" w:rsidTr="00BF364D">
        <w:tc>
          <w:tcPr>
            <w:tcW w:w="4464" w:type="dxa"/>
            <w:tcBorders>
              <w:top w:val="single" w:sz="6" w:space="0" w:color="auto"/>
              <w:left w:val="single" w:sz="6" w:space="0" w:color="auto"/>
              <w:bottom w:val="single" w:sz="6" w:space="0" w:color="auto"/>
              <w:right w:val="single" w:sz="6" w:space="0" w:color="auto"/>
            </w:tcBorders>
          </w:tcPr>
          <w:p w:rsidR="00211A02" w:rsidRPr="00211A02" w:rsidRDefault="00D67C60">
            <w:pPr>
              <w:spacing w:before="60"/>
              <w:rPr>
                <w:rFonts w:ascii="Arial" w:hAnsi="Arial" w:cs="Arial"/>
                <w:sz w:val="16"/>
                <w:lang w:val="fr-FR"/>
              </w:rPr>
            </w:pPr>
            <w:r>
              <w:rPr>
                <w:rFonts w:ascii="Arial" w:hAnsi="Arial" w:cs="Arial"/>
                <w:sz w:val="16"/>
                <w:lang w:val="fr-FR"/>
              </w:rPr>
              <w:t xml:space="preserve"> </w:t>
            </w:r>
            <w:proofErr w:type="spellStart"/>
            <w:r w:rsidRPr="00D67C60">
              <w:rPr>
                <w:rFonts w:ascii="Arial" w:hAnsi="Arial" w:cs="Arial"/>
                <w:sz w:val="16"/>
                <w:lang w:val="fr-FR"/>
              </w:rPr>
              <w:t>DigColPs_SCom_CustClrTrim</w:t>
            </w:r>
            <w:proofErr w:type="spellEnd"/>
          </w:p>
        </w:tc>
        <w:tc>
          <w:tcPr>
            <w:tcW w:w="4464" w:type="dxa"/>
            <w:tcBorders>
              <w:top w:val="single" w:sz="6" w:space="0" w:color="auto"/>
              <w:left w:val="single" w:sz="6" w:space="0" w:color="auto"/>
              <w:bottom w:val="single" w:sz="6" w:space="0" w:color="auto"/>
              <w:right w:val="single" w:sz="6" w:space="0" w:color="auto"/>
            </w:tcBorders>
          </w:tcPr>
          <w:p w:rsidR="00211A02" w:rsidRPr="00211A02" w:rsidRDefault="00211A02">
            <w:pPr>
              <w:spacing w:before="60"/>
              <w:rPr>
                <w:rFonts w:ascii="Arial" w:hAnsi="Arial" w:cs="Arial"/>
                <w:sz w:val="16"/>
                <w:lang w:val="fr-FR"/>
              </w:rPr>
            </w:pPr>
            <w:r w:rsidRPr="00211A02">
              <w:rPr>
                <w:rFonts w:ascii="Arial" w:hAnsi="Arial" w:cs="Arial"/>
                <w:sz w:val="16"/>
                <w:lang w:val="fr-FR"/>
              </w:rPr>
              <w:t>RTE_START_SEC_SA_</w:t>
            </w:r>
            <w:r w:rsidR="0017318F">
              <w:rPr>
                <w:rFonts w:ascii="Arial" w:hAnsi="Arial" w:cs="Arial"/>
                <w:sz w:val="16"/>
                <w:lang w:val="fr-FR"/>
              </w:rPr>
              <w:t>DIGCOLPS</w:t>
            </w:r>
            <w:r w:rsidRPr="00211A02">
              <w:rPr>
                <w:rFonts w:ascii="Arial" w:hAnsi="Arial" w:cs="Arial"/>
                <w:sz w:val="16"/>
                <w:lang w:val="fr-FR"/>
              </w:rPr>
              <w:t>_APPL_CODE</w:t>
            </w:r>
          </w:p>
        </w:tc>
      </w:tr>
      <w:tr w:rsidR="00211A02" w:rsidRPr="00873263" w:rsidTr="00BF364D">
        <w:tc>
          <w:tcPr>
            <w:tcW w:w="4464" w:type="dxa"/>
            <w:tcBorders>
              <w:top w:val="single" w:sz="6" w:space="0" w:color="auto"/>
              <w:left w:val="single" w:sz="6" w:space="0" w:color="auto"/>
              <w:bottom w:val="single" w:sz="6" w:space="0" w:color="auto"/>
              <w:right w:val="single" w:sz="6" w:space="0" w:color="auto"/>
            </w:tcBorders>
          </w:tcPr>
          <w:p w:rsidR="00211A02" w:rsidRPr="00211A02" w:rsidRDefault="00D67C60">
            <w:pPr>
              <w:spacing w:before="60"/>
              <w:rPr>
                <w:rFonts w:ascii="Arial" w:hAnsi="Arial" w:cs="Arial"/>
                <w:sz w:val="16"/>
                <w:lang w:val="fr-FR"/>
              </w:rPr>
            </w:pPr>
            <w:r>
              <w:rPr>
                <w:rFonts w:ascii="Arial" w:hAnsi="Arial" w:cs="Arial"/>
                <w:sz w:val="16"/>
                <w:lang w:val="fr-FR"/>
              </w:rPr>
              <w:t xml:space="preserve"> </w:t>
            </w:r>
            <w:proofErr w:type="spellStart"/>
            <w:r w:rsidRPr="00D67C60">
              <w:rPr>
                <w:rFonts w:ascii="Arial" w:hAnsi="Arial" w:cs="Arial"/>
                <w:sz w:val="16"/>
                <w:lang w:val="fr-FR"/>
              </w:rPr>
              <w:t>DigColPs_SCom_CustSetTrim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211A02" w:rsidRPr="00211A02" w:rsidRDefault="00211A02">
            <w:pPr>
              <w:spacing w:before="60"/>
              <w:rPr>
                <w:rFonts w:ascii="Arial" w:hAnsi="Arial" w:cs="Arial"/>
                <w:sz w:val="16"/>
                <w:lang w:val="fr-FR"/>
              </w:rPr>
            </w:pPr>
            <w:r w:rsidRPr="00211A02">
              <w:rPr>
                <w:rFonts w:ascii="Arial" w:hAnsi="Arial" w:cs="Arial"/>
                <w:sz w:val="16"/>
                <w:lang w:val="fr-FR"/>
              </w:rPr>
              <w:t>RTE_START_SEC_SA_</w:t>
            </w:r>
            <w:r w:rsidR="0017318F">
              <w:rPr>
                <w:rFonts w:ascii="Arial" w:hAnsi="Arial" w:cs="Arial"/>
                <w:sz w:val="16"/>
                <w:lang w:val="fr-FR"/>
              </w:rPr>
              <w:t>DIGCOLPS</w:t>
            </w:r>
            <w:r w:rsidRPr="00211A02">
              <w:rPr>
                <w:rFonts w:ascii="Arial" w:hAnsi="Arial" w:cs="Arial"/>
                <w:sz w:val="16"/>
                <w:lang w:val="fr-FR"/>
              </w:rPr>
              <w:t>_APPL_CODE</w:t>
            </w:r>
          </w:p>
        </w:tc>
      </w:tr>
      <w:tr w:rsidR="00D67C60" w:rsidRPr="00873263" w:rsidTr="00BF364D">
        <w:tc>
          <w:tcPr>
            <w:tcW w:w="4464" w:type="dxa"/>
            <w:tcBorders>
              <w:top w:val="single" w:sz="6" w:space="0" w:color="auto"/>
              <w:left w:val="single" w:sz="6" w:space="0" w:color="auto"/>
              <w:bottom w:val="single" w:sz="6" w:space="0" w:color="auto"/>
              <w:right w:val="single" w:sz="6" w:space="0" w:color="auto"/>
            </w:tcBorders>
          </w:tcPr>
          <w:p w:rsidR="00D67C60" w:rsidRDefault="00D67C60">
            <w:pPr>
              <w:spacing w:before="60"/>
              <w:rPr>
                <w:rFonts w:ascii="Arial" w:hAnsi="Arial" w:cs="Arial"/>
                <w:sz w:val="16"/>
                <w:lang w:val="fr-FR"/>
              </w:rPr>
            </w:pPr>
            <w:proofErr w:type="spellStart"/>
            <w:r w:rsidRPr="00D67C60">
              <w:rPr>
                <w:rFonts w:ascii="Arial" w:hAnsi="Arial" w:cs="Arial"/>
                <w:sz w:val="16"/>
                <w:lang w:val="fr-FR"/>
              </w:rPr>
              <w:t>DigColPs_SCom_NxtClrTrim</w:t>
            </w:r>
            <w:proofErr w:type="spellEnd"/>
          </w:p>
        </w:tc>
        <w:tc>
          <w:tcPr>
            <w:tcW w:w="4464" w:type="dxa"/>
            <w:tcBorders>
              <w:top w:val="single" w:sz="6" w:space="0" w:color="auto"/>
              <w:left w:val="single" w:sz="6" w:space="0" w:color="auto"/>
              <w:bottom w:val="single" w:sz="6" w:space="0" w:color="auto"/>
              <w:right w:val="single" w:sz="6" w:space="0" w:color="auto"/>
            </w:tcBorders>
          </w:tcPr>
          <w:p w:rsidR="00D67C60" w:rsidRPr="00211A02" w:rsidRDefault="00173A22">
            <w:pPr>
              <w:spacing w:before="60"/>
              <w:rPr>
                <w:rFonts w:ascii="Arial" w:hAnsi="Arial" w:cs="Arial"/>
                <w:sz w:val="16"/>
                <w:lang w:val="fr-FR"/>
              </w:rPr>
            </w:pPr>
            <w:r w:rsidRPr="00211A02">
              <w:rPr>
                <w:rFonts w:ascii="Arial" w:hAnsi="Arial" w:cs="Arial"/>
                <w:sz w:val="16"/>
                <w:lang w:val="fr-FR"/>
              </w:rPr>
              <w:t>RTE_START_SEC_SA_</w:t>
            </w:r>
            <w:r>
              <w:rPr>
                <w:rFonts w:ascii="Arial" w:hAnsi="Arial" w:cs="Arial"/>
                <w:sz w:val="16"/>
                <w:lang w:val="fr-FR"/>
              </w:rPr>
              <w:t>DIGCOLPS</w:t>
            </w:r>
            <w:r w:rsidRPr="00211A02">
              <w:rPr>
                <w:rFonts w:ascii="Arial" w:hAnsi="Arial" w:cs="Arial"/>
                <w:sz w:val="16"/>
                <w:lang w:val="fr-FR"/>
              </w:rPr>
              <w:t>_APPL_CODE</w:t>
            </w:r>
          </w:p>
        </w:tc>
      </w:tr>
      <w:tr w:rsidR="00D67C60" w:rsidRPr="00873263" w:rsidTr="00BF364D">
        <w:tc>
          <w:tcPr>
            <w:tcW w:w="4464" w:type="dxa"/>
            <w:tcBorders>
              <w:top w:val="single" w:sz="6" w:space="0" w:color="auto"/>
              <w:left w:val="single" w:sz="6" w:space="0" w:color="auto"/>
              <w:bottom w:val="single" w:sz="6" w:space="0" w:color="auto"/>
              <w:right w:val="single" w:sz="6" w:space="0" w:color="auto"/>
            </w:tcBorders>
          </w:tcPr>
          <w:p w:rsidR="00D67C60" w:rsidRDefault="00D67C60">
            <w:pPr>
              <w:spacing w:before="60"/>
              <w:rPr>
                <w:rFonts w:ascii="Arial" w:hAnsi="Arial" w:cs="Arial"/>
                <w:sz w:val="16"/>
                <w:lang w:val="fr-FR"/>
              </w:rPr>
            </w:pPr>
            <w:proofErr w:type="spellStart"/>
            <w:r w:rsidRPr="00D67C60">
              <w:rPr>
                <w:rFonts w:ascii="Arial" w:hAnsi="Arial" w:cs="Arial"/>
                <w:sz w:val="16"/>
                <w:lang w:val="fr-FR"/>
              </w:rPr>
              <w:t>DigColPs_SCom_NxtSetTrim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D67C60" w:rsidRPr="00211A02" w:rsidRDefault="00173A22">
            <w:pPr>
              <w:spacing w:before="60"/>
              <w:rPr>
                <w:rFonts w:ascii="Arial" w:hAnsi="Arial" w:cs="Arial"/>
                <w:sz w:val="16"/>
                <w:lang w:val="fr-FR"/>
              </w:rPr>
            </w:pPr>
            <w:r w:rsidRPr="00211A02">
              <w:rPr>
                <w:rFonts w:ascii="Arial" w:hAnsi="Arial" w:cs="Arial"/>
                <w:sz w:val="16"/>
                <w:lang w:val="fr-FR"/>
              </w:rPr>
              <w:t>RTE_START_SEC_SA_</w:t>
            </w:r>
            <w:r>
              <w:rPr>
                <w:rFonts w:ascii="Arial" w:hAnsi="Arial" w:cs="Arial"/>
                <w:sz w:val="16"/>
                <w:lang w:val="fr-FR"/>
              </w:rPr>
              <w:t>DIGCOLPS</w:t>
            </w:r>
            <w:r w:rsidRPr="00211A02">
              <w:rPr>
                <w:rFonts w:ascii="Arial" w:hAnsi="Arial" w:cs="Arial"/>
                <w:sz w:val="16"/>
                <w:lang w:val="fr-FR"/>
              </w:rPr>
              <w:t>_APPL_CODE</w:t>
            </w:r>
          </w:p>
        </w:tc>
      </w:tr>
    </w:tbl>
    <w:p w:rsidR="00BF364D" w:rsidRPr="00211A02"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211A02">
            <w:pPr>
              <w:spacing w:before="60"/>
              <w:rPr>
                <w:rFonts w:ascii="Arial" w:hAnsi="Arial" w:cs="Arial"/>
                <w:sz w:val="16"/>
              </w:rPr>
            </w:pPr>
            <w:proofErr w:type="spellStart"/>
            <w:r w:rsidRPr="00211A02">
              <w:rPr>
                <w:rFonts w:ascii="Arial" w:hAnsi="Arial" w:cs="Arial"/>
                <w:sz w:val="16"/>
              </w:rPr>
              <w:t>OddParityFault</w:t>
            </w:r>
            <w:proofErr w:type="spellEnd"/>
          </w:p>
        </w:tc>
        <w:tc>
          <w:tcPr>
            <w:tcW w:w="4464" w:type="dxa"/>
            <w:tcBorders>
              <w:top w:val="single" w:sz="6" w:space="0" w:color="auto"/>
              <w:left w:val="single" w:sz="6" w:space="0" w:color="auto"/>
              <w:bottom w:val="single" w:sz="6" w:space="0" w:color="auto"/>
              <w:right w:val="single" w:sz="6" w:space="0" w:color="auto"/>
            </w:tcBorders>
          </w:tcPr>
          <w:p w:rsidR="004A781C" w:rsidRDefault="00211A02">
            <w:pPr>
              <w:spacing w:before="60"/>
              <w:rPr>
                <w:rFonts w:ascii="Arial" w:hAnsi="Arial" w:cs="Arial"/>
                <w:sz w:val="16"/>
              </w:rPr>
            </w:pPr>
            <w:r>
              <w:rPr>
                <w:rFonts w:ascii="Arial" w:hAnsi="Arial" w:cs="Arial"/>
                <w:sz w:val="16"/>
              </w:rPr>
              <w:t>N/A</w:t>
            </w:r>
          </w:p>
        </w:tc>
      </w:tr>
      <w:tr w:rsidR="00211A02" w:rsidTr="00BF364D">
        <w:tc>
          <w:tcPr>
            <w:tcW w:w="4464" w:type="dxa"/>
            <w:tcBorders>
              <w:top w:val="single" w:sz="6" w:space="0" w:color="auto"/>
              <w:left w:val="single" w:sz="6" w:space="0" w:color="auto"/>
              <w:bottom w:val="single" w:sz="6" w:space="0" w:color="auto"/>
              <w:right w:val="single" w:sz="6" w:space="0" w:color="auto"/>
            </w:tcBorders>
          </w:tcPr>
          <w:p w:rsidR="00211A02" w:rsidRPr="00211A02" w:rsidRDefault="00211A02">
            <w:pPr>
              <w:spacing w:before="60"/>
              <w:rPr>
                <w:rFonts w:ascii="Arial" w:hAnsi="Arial" w:cs="Arial"/>
                <w:sz w:val="16"/>
              </w:rPr>
            </w:pPr>
            <w:proofErr w:type="spellStart"/>
            <w:r w:rsidRPr="00211A02">
              <w:rPr>
                <w:rFonts w:ascii="Arial" w:hAnsi="Arial" w:cs="Arial"/>
                <w:sz w:val="16"/>
              </w:rPr>
              <w:t>DiagnosticThreshold</w:t>
            </w:r>
            <w:proofErr w:type="spellEnd"/>
          </w:p>
        </w:tc>
        <w:tc>
          <w:tcPr>
            <w:tcW w:w="4464" w:type="dxa"/>
            <w:tcBorders>
              <w:top w:val="single" w:sz="6" w:space="0" w:color="auto"/>
              <w:left w:val="single" w:sz="6" w:space="0" w:color="auto"/>
              <w:bottom w:val="single" w:sz="6" w:space="0" w:color="auto"/>
              <w:right w:val="single" w:sz="6" w:space="0" w:color="auto"/>
            </w:tcBorders>
          </w:tcPr>
          <w:p w:rsidR="00211A02" w:rsidRDefault="00211A02">
            <w:pPr>
              <w:spacing w:before="60"/>
              <w:rPr>
                <w:rFonts w:ascii="Arial" w:hAnsi="Arial" w:cs="Arial"/>
                <w:sz w:val="16"/>
              </w:rPr>
            </w:pPr>
            <w:r>
              <w:rPr>
                <w:rFonts w:ascii="Arial" w:hAnsi="Arial" w:cs="Arial"/>
                <w:sz w:val="16"/>
              </w:rPr>
              <w:t>N/A</w:t>
            </w:r>
          </w:p>
        </w:tc>
      </w:tr>
      <w:tr w:rsidR="00211A02" w:rsidTr="00BF364D">
        <w:tc>
          <w:tcPr>
            <w:tcW w:w="4464" w:type="dxa"/>
            <w:tcBorders>
              <w:top w:val="single" w:sz="6" w:space="0" w:color="auto"/>
              <w:left w:val="single" w:sz="6" w:space="0" w:color="auto"/>
              <w:bottom w:val="single" w:sz="6" w:space="0" w:color="auto"/>
              <w:right w:val="single" w:sz="6" w:space="0" w:color="auto"/>
            </w:tcBorders>
          </w:tcPr>
          <w:p w:rsidR="00211A02" w:rsidRPr="00211A02" w:rsidRDefault="00211A02">
            <w:pPr>
              <w:spacing w:before="60"/>
              <w:rPr>
                <w:rFonts w:ascii="Arial" w:hAnsi="Arial" w:cs="Arial"/>
                <w:sz w:val="16"/>
              </w:rPr>
            </w:pPr>
            <w:proofErr w:type="spellStart"/>
            <w:r w:rsidRPr="00211A02">
              <w:rPr>
                <w:rFonts w:ascii="Arial" w:hAnsi="Arial" w:cs="Arial"/>
                <w:sz w:val="16"/>
              </w:rPr>
              <w:t>VernierLookup</w:t>
            </w:r>
            <w:proofErr w:type="spellEnd"/>
          </w:p>
        </w:tc>
        <w:tc>
          <w:tcPr>
            <w:tcW w:w="4464" w:type="dxa"/>
            <w:tcBorders>
              <w:top w:val="single" w:sz="6" w:space="0" w:color="auto"/>
              <w:left w:val="single" w:sz="6" w:space="0" w:color="auto"/>
              <w:bottom w:val="single" w:sz="6" w:space="0" w:color="auto"/>
              <w:right w:val="single" w:sz="6" w:space="0" w:color="auto"/>
            </w:tcBorders>
          </w:tcPr>
          <w:p w:rsidR="00211A02" w:rsidRDefault="00211A02">
            <w:pPr>
              <w:spacing w:before="60"/>
              <w:rPr>
                <w:rFonts w:ascii="Arial" w:hAnsi="Arial" w:cs="Arial"/>
                <w:sz w:val="16"/>
              </w:rPr>
            </w:pPr>
            <w:r>
              <w:rPr>
                <w:rFonts w:ascii="Arial" w:hAnsi="Arial" w:cs="Arial"/>
                <w:sz w:val="16"/>
              </w:rPr>
              <w:t>N/A</w:t>
            </w:r>
          </w:p>
        </w:tc>
      </w:tr>
      <w:tr w:rsidR="00211A02" w:rsidTr="00BF364D">
        <w:tc>
          <w:tcPr>
            <w:tcW w:w="4464" w:type="dxa"/>
            <w:tcBorders>
              <w:top w:val="single" w:sz="6" w:space="0" w:color="auto"/>
              <w:left w:val="single" w:sz="6" w:space="0" w:color="auto"/>
              <w:bottom w:val="single" w:sz="6" w:space="0" w:color="auto"/>
              <w:right w:val="single" w:sz="6" w:space="0" w:color="auto"/>
            </w:tcBorders>
          </w:tcPr>
          <w:p w:rsidR="00211A02" w:rsidRPr="00211A02" w:rsidRDefault="00211A02">
            <w:pPr>
              <w:spacing w:before="60"/>
              <w:rPr>
                <w:rFonts w:ascii="Arial" w:hAnsi="Arial" w:cs="Arial"/>
                <w:sz w:val="16"/>
              </w:rPr>
            </w:pPr>
            <w:proofErr w:type="spellStart"/>
            <w:r w:rsidRPr="00211A02">
              <w:rPr>
                <w:rFonts w:ascii="Arial" w:hAnsi="Arial" w:cs="Arial"/>
                <w:sz w:val="16"/>
              </w:rPr>
              <w:t>ComputeRoughTurns</w:t>
            </w:r>
            <w:proofErr w:type="spellEnd"/>
          </w:p>
        </w:tc>
        <w:tc>
          <w:tcPr>
            <w:tcW w:w="4464" w:type="dxa"/>
            <w:tcBorders>
              <w:top w:val="single" w:sz="6" w:space="0" w:color="auto"/>
              <w:left w:val="single" w:sz="6" w:space="0" w:color="auto"/>
              <w:bottom w:val="single" w:sz="6" w:space="0" w:color="auto"/>
              <w:right w:val="single" w:sz="6" w:space="0" w:color="auto"/>
            </w:tcBorders>
          </w:tcPr>
          <w:p w:rsidR="00211A02" w:rsidRDefault="00211A02">
            <w:pPr>
              <w:spacing w:before="60"/>
              <w:rPr>
                <w:rFonts w:ascii="Arial" w:hAnsi="Arial" w:cs="Arial"/>
                <w:sz w:val="16"/>
              </w:rPr>
            </w:pPr>
            <w:r>
              <w:rPr>
                <w:rFonts w:ascii="Arial" w:hAnsi="Arial" w:cs="Arial"/>
                <w:sz w:val="16"/>
              </w:rPr>
              <w:t>N/A</w:t>
            </w:r>
          </w:p>
        </w:tc>
      </w:tr>
      <w:tr w:rsidR="00211A02" w:rsidTr="00BF364D">
        <w:tc>
          <w:tcPr>
            <w:tcW w:w="4464" w:type="dxa"/>
            <w:tcBorders>
              <w:top w:val="single" w:sz="6" w:space="0" w:color="auto"/>
              <w:left w:val="single" w:sz="6" w:space="0" w:color="auto"/>
              <w:bottom w:val="single" w:sz="6" w:space="0" w:color="auto"/>
              <w:right w:val="single" w:sz="6" w:space="0" w:color="auto"/>
            </w:tcBorders>
          </w:tcPr>
          <w:p w:rsidR="00211A02" w:rsidRPr="00211A02" w:rsidRDefault="00211A02">
            <w:pPr>
              <w:spacing w:before="60"/>
              <w:rPr>
                <w:rFonts w:ascii="Arial" w:hAnsi="Arial" w:cs="Arial"/>
                <w:sz w:val="16"/>
              </w:rPr>
            </w:pPr>
            <w:proofErr w:type="spellStart"/>
            <w:r w:rsidRPr="00211A02">
              <w:rPr>
                <w:rFonts w:ascii="Arial" w:hAnsi="Arial" w:cs="Arial"/>
                <w:sz w:val="16"/>
              </w:rPr>
              <w:t>ConstrainOneRev</w:t>
            </w:r>
            <w:proofErr w:type="spellEnd"/>
          </w:p>
        </w:tc>
        <w:tc>
          <w:tcPr>
            <w:tcW w:w="4464" w:type="dxa"/>
            <w:tcBorders>
              <w:top w:val="single" w:sz="6" w:space="0" w:color="auto"/>
              <w:left w:val="single" w:sz="6" w:space="0" w:color="auto"/>
              <w:bottom w:val="single" w:sz="6" w:space="0" w:color="auto"/>
              <w:right w:val="single" w:sz="6" w:space="0" w:color="auto"/>
            </w:tcBorders>
          </w:tcPr>
          <w:p w:rsidR="00211A02" w:rsidRDefault="00211A02">
            <w:pPr>
              <w:spacing w:before="60"/>
              <w:rPr>
                <w:rFonts w:ascii="Arial" w:hAnsi="Arial" w:cs="Arial"/>
                <w:sz w:val="16"/>
              </w:rPr>
            </w:pPr>
            <w:r>
              <w:rPr>
                <w:rFonts w:ascii="Arial" w:hAnsi="Arial" w:cs="Arial"/>
                <w:sz w:val="16"/>
              </w:rPr>
              <w:t>N/A</w:t>
            </w: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A781C" w:rsidRDefault="00211A02" w:rsidP="00211A02">
      <w:pPr>
        <w:numPr>
          <w:ilvl w:val="0"/>
          <w:numId w:val="6"/>
        </w:numPr>
      </w:pPr>
      <w:r>
        <w:t xml:space="preserve">INLINE functions in </w:t>
      </w:r>
      <w:proofErr w:type="spellStart"/>
      <w:r>
        <w:t>GlobalMacro.h</w:t>
      </w:r>
      <w:proofErr w:type="spellEnd"/>
      <w:r>
        <w:t xml:space="preserve">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211A02">
            <w:pPr>
              <w:spacing w:before="60"/>
              <w:rPr>
                <w:rFonts w:ascii="Arial" w:hAnsi="Arial" w:cs="Arial"/>
                <w:sz w:val="16"/>
              </w:rPr>
            </w:pPr>
            <w:r>
              <w:rPr>
                <w:rFonts w:ascii="Arial" w:hAnsi="Arial" w:cs="Arial"/>
                <w:sz w:val="16"/>
              </w:rPr>
              <w:t>1</w:t>
            </w:r>
          </w:p>
        </w:tc>
        <w:tc>
          <w:tcPr>
            <w:tcW w:w="6210" w:type="dxa"/>
          </w:tcPr>
          <w:p w:rsidR="004A781C" w:rsidRDefault="00211A02">
            <w:pPr>
              <w:spacing w:before="60"/>
              <w:rPr>
                <w:rFonts w:ascii="Arial" w:hAnsi="Arial" w:cs="Arial"/>
                <w:sz w:val="16"/>
              </w:rPr>
            </w:pPr>
            <w:r>
              <w:rPr>
                <w:rFonts w:ascii="Arial" w:hAnsi="Arial" w:cs="Arial"/>
                <w:sz w:val="16"/>
              </w:rPr>
              <w:t>Initial component creation</w:t>
            </w:r>
          </w:p>
        </w:tc>
        <w:tc>
          <w:tcPr>
            <w:tcW w:w="1080" w:type="dxa"/>
          </w:tcPr>
          <w:p w:rsidR="004A781C" w:rsidRDefault="00211A02">
            <w:pPr>
              <w:spacing w:before="60"/>
              <w:rPr>
                <w:rFonts w:ascii="Arial" w:hAnsi="Arial" w:cs="Arial"/>
                <w:sz w:val="16"/>
              </w:rPr>
            </w:pPr>
            <w:r>
              <w:rPr>
                <w:rFonts w:ascii="Arial" w:hAnsi="Arial" w:cs="Arial"/>
                <w:sz w:val="16"/>
              </w:rPr>
              <w:t>21-Aug-13</w:t>
            </w:r>
          </w:p>
        </w:tc>
        <w:tc>
          <w:tcPr>
            <w:tcW w:w="1105" w:type="dxa"/>
          </w:tcPr>
          <w:p w:rsidR="004A781C" w:rsidRDefault="00211A02">
            <w:pPr>
              <w:spacing w:before="60"/>
              <w:rPr>
                <w:rFonts w:ascii="Arial" w:hAnsi="Arial" w:cs="Arial"/>
                <w:sz w:val="16"/>
              </w:rPr>
            </w:pPr>
            <w:r>
              <w:rPr>
                <w:rFonts w:ascii="Arial" w:hAnsi="Arial" w:cs="Arial"/>
                <w:sz w:val="16"/>
              </w:rPr>
              <w:t>Jared</w:t>
            </w:r>
          </w:p>
        </w:tc>
      </w:tr>
      <w:tr w:rsidR="000B631E">
        <w:tc>
          <w:tcPr>
            <w:tcW w:w="616" w:type="dxa"/>
          </w:tcPr>
          <w:p w:rsidR="000B631E" w:rsidRDefault="000B631E">
            <w:pPr>
              <w:spacing w:before="60"/>
              <w:rPr>
                <w:rFonts w:ascii="Arial" w:hAnsi="Arial" w:cs="Arial"/>
                <w:sz w:val="16"/>
              </w:rPr>
            </w:pPr>
            <w:r>
              <w:rPr>
                <w:rFonts w:ascii="Arial" w:hAnsi="Arial" w:cs="Arial"/>
                <w:sz w:val="16"/>
              </w:rPr>
              <w:t>2</w:t>
            </w:r>
          </w:p>
        </w:tc>
        <w:tc>
          <w:tcPr>
            <w:tcW w:w="662" w:type="dxa"/>
          </w:tcPr>
          <w:p w:rsidR="000B631E" w:rsidRDefault="000B631E">
            <w:pPr>
              <w:spacing w:before="60"/>
              <w:rPr>
                <w:rFonts w:ascii="Arial" w:hAnsi="Arial" w:cs="Arial"/>
                <w:sz w:val="16"/>
              </w:rPr>
            </w:pPr>
            <w:r>
              <w:rPr>
                <w:rFonts w:ascii="Arial" w:hAnsi="Arial" w:cs="Arial"/>
                <w:sz w:val="16"/>
              </w:rPr>
              <w:t>2</w:t>
            </w:r>
          </w:p>
        </w:tc>
        <w:tc>
          <w:tcPr>
            <w:tcW w:w="6210" w:type="dxa"/>
          </w:tcPr>
          <w:p w:rsidR="000B631E" w:rsidRDefault="000B631E">
            <w:pPr>
              <w:spacing w:before="60"/>
              <w:rPr>
                <w:rFonts w:ascii="Arial" w:hAnsi="Arial" w:cs="Arial"/>
                <w:sz w:val="16"/>
              </w:rPr>
            </w:pPr>
            <w:r>
              <w:rPr>
                <w:rFonts w:ascii="Arial" w:hAnsi="Arial" w:cs="Arial"/>
                <w:sz w:val="16"/>
              </w:rPr>
              <w:t xml:space="preserve">Updates for anomalies 5895, 5906, and 5721 – </w:t>
            </w:r>
            <w:proofErr w:type="spellStart"/>
            <w:r>
              <w:rPr>
                <w:rFonts w:ascii="Arial" w:hAnsi="Arial" w:cs="Arial"/>
                <w:sz w:val="16"/>
              </w:rPr>
              <w:t>vernier</w:t>
            </w:r>
            <w:proofErr w:type="spellEnd"/>
            <w:r>
              <w:rPr>
                <w:rFonts w:ascii="Arial" w:hAnsi="Arial" w:cs="Arial"/>
                <w:sz w:val="16"/>
              </w:rPr>
              <w:t xml:space="preserve"> fault polarity, filter </w:t>
            </w:r>
            <w:proofErr w:type="spellStart"/>
            <w:r>
              <w:rPr>
                <w:rFonts w:ascii="Arial" w:hAnsi="Arial" w:cs="Arial"/>
                <w:sz w:val="16"/>
              </w:rPr>
              <w:t>init</w:t>
            </w:r>
            <w:proofErr w:type="spellEnd"/>
            <w:r>
              <w:rPr>
                <w:rFonts w:ascii="Arial" w:hAnsi="Arial" w:cs="Arial"/>
                <w:sz w:val="16"/>
              </w:rPr>
              <w:t xml:space="preserve">, and new </w:t>
            </w:r>
            <w:proofErr w:type="spellStart"/>
            <w:r>
              <w:rPr>
                <w:rFonts w:ascii="Arial" w:hAnsi="Arial" w:cs="Arial"/>
                <w:sz w:val="16"/>
              </w:rPr>
              <w:t>TrimComplete</w:t>
            </w:r>
            <w:proofErr w:type="spellEnd"/>
            <w:r>
              <w:rPr>
                <w:rFonts w:ascii="Arial" w:hAnsi="Arial" w:cs="Arial"/>
                <w:sz w:val="16"/>
              </w:rPr>
              <w:t xml:space="preserve"> output</w:t>
            </w:r>
          </w:p>
        </w:tc>
        <w:tc>
          <w:tcPr>
            <w:tcW w:w="1080" w:type="dxa"/>
          </w:tcPr>
          <w:p w:rsidR="000B631E" w:rsidRDefault="000B631E">
            <w:pPr>
              <w:spacing w:before="60"/>
              <w:rPr>
                <w:rFonts w:ascii="Arial" w:hAnsi="Arial" w:cs="Arial"/>
                <w:sz w:val="16"/>
              </w:rPr>
            </w:pPr>
            <w:r>
              <w:rPr>
                <w:rFonts w:ascii="Arial" w:hAnsi="Arial" w:cs="Arial"/>
                <w:sz w:val="16"/>
              </w:rPr>
              <w:t>20-Nov-13</w:t>
            </w:r>
          </w:p>
        </w:tc>
        <w:tc>
          <w:tcPr>
            <w:tcW w:w="1105" w:type="dxa"/>
          </w:tcPr>
          <w:p w:rsidR="000B631E" w:rsidRDefault="000B631E">
            <w:pPr>
              <w:spacing w:before="60"/>
              <w:rPr>
                <w:rFonts w:ascii="Arial" w:hAnsi="Arial" w:cs="Arial"/>
                <w:sz w:val="16"/>
              </w:rPr>
            </w:pPr>
            <w:r>
              <w:rPr>
                <w:rFonts w:ascii="Arial" w:hAnsi="Arial" w:cs="Arial"/>
                <w:sz w:val="16"/>
              </w:rPr>
              <w:t>Jared</w:t>
            </w:r>
          </w:p>
        </w:tc>
      </w:tr>
      <w:tr w:rsidR="00D67C60">
        <w:tc>
          <w:tcPr>
            <w:tcW w:w="616" w:type="dxa"/>
          </w:tcPr>
          <w:p w:rsidR="00D67C60" w:rsidRDefault="00D67C60">
            <w:pPr>
              <w:spacing w:before="60"/>
              <w:rPr>
                <w:rFonts w:ascii="Arial" w:hAnsi="Arial" w:cs="Arial"/>
                <w:sz w:val="16"/>
              </w:rPr>
            </w:pPr>
            <w:r>
              <w:rPr>
                <w:rFonts w:ascii="Arial" w:hAnsi="Arial" w:cs="Arial"/>
                <w:sz w:val="16"/>
              </w:rPr>
              <w:t>3</w:t>
            </w:r>
          </w:p>
        </w:tc>
        <w:tc>
          <w:tcPr>
            <w:tcW w:w="662" w:type="dxa"/>
          </w:tcPr>
          <w:p w:rsidR="00D67C60" w:rsidRDefault="00D67C60">
            <w:pPr>
              <w:spacing w:before="60"/>
              <w:rPr>
                <w:rFonts w:ascii="Arial" w:hAnsi="Arial" w:cs="Arial"/>
                <w:sz w:val="16"/>
              </w:rPr>
            </w:pPr>
            <w:r>
              <w:rPr>
                <w:rFonts w:ascii="Arial" w:hAnsi="Arial" w:cs="Arial"/>
                <w:sz w:val="16"/>
              </w:rPr>
              <w:t>3</w:t>
            </w:r>
          </w:p>
        </w:tc>
        <w:tc>
          <w:tcPr>
            <w:tcW w:w="6210" w:type="dxa"/>
          </w:tcPr>
          <w:p w:rsidR="00427F84" w:rsidRDefault="0045210D">
            <w:pPr>
              <w:spacing w:before="60"/>
              <w:rPr>
                <w:rFonts w:ascii="Arial" w:hAnsi="Arial" w:cs="Arial"/>
                <w:sz w:val="16"/>
              </w:rPr>
            </w:pPr>
            <w:r>
              <w:rPr>
                <w:rFonts w:ascii="Arial" w:hAnsi="Arial" w:cs="Arial"/>
                <w:sz w:val="16"/>
              </w:rPr>
              <w:t>Updated for</w:t>
            </w:r>
            <w:r w:rsidR="00D67C60">
              <w:rPr>
                <w:rFonts w:ascii="Arial" w:hAnsi="Arial" w:cs="Arial"/>
                <w:sz w:val="16"/>
              </w:rPr>
              <w:t xml:space="preserve"> FDD rev.003. </w:t>
            </w:r>
          </w:p>
          <w:p w:rsidR="00D67C60" w:rsidRDefault="00D67C60">
            <w:pPr>
              <w:spacing w:before="60"/>
              <w:rPr>
                <w:rFonts w:ascii="Arial" w:hAnsi="Arial" w:cs="Arial"/>
                <w:sz w:val="16"/>
              </w:rPr>
            </w:pPr>
            <w:r>
              <w:rPr>
                <w:rFonts w:ascii="Arial" w:hAnsi="Arial" w:cs="Arial"/>
                <w:sz w:val="16"/>
              </w:rPr>
              <w:t>Fixed anomaly 6135</w:t>
            </w:r>
          </w:p>
        </w:tc>
        <w:tc>
          <w:tcPr>
            <w:tcW w:w="1080" w:type="dxa"/>
          </w:tcPr>
          <w:p w:rsidR="00D67C60" w:rsidRDefault="00D67C60">
            <w:pPr>
              <w:spacing w:before="60"/>
              <w:rPr>
                <w:rFonts w:ascii="Arial" w:hAnsi="Arial" w:cs="Arial"/>
                <w:sz w:val="16"/>
              </w:rPr>
            </w:pPr>
            <w:r>
              <w:rPr>
                <w:rFonts w:ascii="Arial" w:hAnsi="Arial" w:cs="Arial"/>
                <w:sz w:val="16"/>
              </w:rPr>
              <w:t>03-Mar-14</w:t>
            </w:r>
          </w:p>
        </w:tc>
        <w:tc>
          <w:tcPr>
            <w:tcW w:w="1105" w:type="dxa"/>
          </w:tcPr>
          <w:p w:rsidR="00D67C60" w:rsidRDefault="0045210D">
            <w:pPr>
              <w:spacing w:before="60"/>
              <w:rPr>
                <w:rFonts w:ascii="Arial" w:hAnsi="Arial" w:cs="Arial"/>
                <w:sz w:val="16"/>
              </w:rPr>
            </w:pPr>
            <w:proofErr w:type="spellStart"/>
            <w:r>
              <w:rPr>
                <w:rFonts w:ascii="Arial" w:hAnsi="Arial" w:cs="Arial"/>
                <w:sz w:val="16"/>
              </w:rPr>
              <w:t>Rijvi</w:t>
            </w:r>
            <w:proofErr w:type="spellEnd"/>
          </w:p>
        </w:tc>
      </w:tr>
      <w:tr w:rsidR="004B4140">
        <w:tc>
          <w:tcPr>
            <w:tcW w:w="616" w:type="dxa"/>
          </w:tcPr>
          <w:p w:rsidR="004B4140" w:rsidRPr="005B268A" w:rsidRDefault="005E5B3B">
            <w:pPr>
              <w:spacing w:before="60"/>
              <w:rPr>
                <w:rFonts w:ascii="Arial" w:hAnsi="Arial" w:cs="Arial"/>
                <w:sz w:val="16"/>
              </w:rPr>
            </w:pPr>
            <w:r w:rsidRPr="005B268A">
              <w:rPr>
                <w:rFonts w:ascii="Arial" w:hAnsi="Arial" w:cs="Arial"/>
                <w:sz w:val="16"/>
              </w:rPr>
              <w:t>4</w:t>
            </w:r>
          </w:p>
        </w:tc>
        <w:tc>
          <w:tcPr>
            <w:tcW w:w="662" w:type="dxa"/>
          </w:tcPr>
          <w:p w:rsidR="004B4140" w:rsidRPr="005B268A" w:rsidRDefault="005E5B3B">
            <w:pPr>
              <w:spacing w:before="60"/>
              <w:rPr>
                <w:rFonts w:ascii="Arial" w:hAnsi="Arial" w:cs="Arial"/>
                <w:sz w:val="16"/>
              </w:rPr>
            </w:pPr>
            <w:r w:rsidRPr="005B268A">
              <w:rPr>
                <w:rFonts w:ascii="Arial" w:hAnsi="Arial" w:cs="Arial"/>
                <w:sz w:val="16"/>
              </w:rPr>
              <w:t>4</w:t>
            </w:r>
          </w:p>
        </w:tc>
        <w:tc>
          <w:tcPr>
            <w:tcW w:w="6210" w:type="dxa"/>
          </w:tcPr>
          <w:p w:rsidR="005E5B3B" w:rsidRPr="005B268A" w:rsidRDefault="009D203A">
            <w:pPr>
              <w:spacing w:before="60"/>
              <w:rPr>
                <w:rFonts w:ascii="Arial" w:hAnsi="Arial" w:cs="Arial"/>
                <w:sz w:val="16"/>
              </w:rPr>
            </w:pPr>
            <w:r w:rsidRPr="005B268A">
              <w:rPr>
                <w:rFonts w:ascii="Arial" w:hAnsi="Arial" w:cs="Arial"/>
                <w:sz w:val="16"/>
              </w:rPr>
              <w:t>Updated for FDD rev.005</w:t>
            </w:r>
          </w:p>
        </w:tc>
        <w:tc>
          <w:tcPr>
            <w:tcW w:w="1080" w:type="dxa"/>
          </w:tcPr>
          <w:p w:rsidR="004B4140" w:rsidRPr="005B268A" w:rsidRDefault="005E5B3B">
            <w:pPr>
              <w:spacing w:before="60"/>
              <w:rPr>
                <w:rFonts w:ascii="Arial" w:hAnsi="Arial" w:cs="Arial"/>
                <w:sz w:val="16"/>
              </w:rPr>
            </w:pPr>
            <w:r w:rsidRPr="005B268A">
              <w:rPr>
                <w:rFonts w:ascii="Arial" w:hAnsi="Arial" w:cs="Arial"/>
                <w:sz w:val="16"/>
              </w:rPr>
              <w:t>20-Mar-14</w:t>
            </w:r>
          </w:p>
        </w:tc>
        <w:tc>
          <w:tcPr>
            <w:tcW w:w="1105" w:type="dxa"/>
          </w:tcPr>
          <w:p w:rsidR="004B4140" w:rsidRPr="005B268A" w:rsidRDefault="005E5B3B">
            <w:pPr>
              <w:spacing w:before="60"/>
              <w:rPr>
                <w:rFonts w:ascii="Arial" w:hAnsi="Arial" w:cs="Arial"/>
                <w:sz w:val="16"/>
              </w:rPr>
            </w:pPr>
            <w:proofErr w:type="spellStart"/>
            <w:r w:rsidRPr="005B268A">
              <w:rPr>
                <w:rFonts w:ascii="Arial" w:hAnsi="Arial" w:cs="Arial"/>
                <w:sz w:val="16"/>
              </w:rPr>
              <w:t>Rijvi</w:t>
            </w:r>
            <w:proofErr w:type="spellEnd"/>
          </w:p>
        </w:tc>
      </w:tr>
      <w:tr w:rsidR="005B268A">
        <w:tc>
          <w:tcPr>
            <w:tcW w:w="616" w:type="dxa"/>
          </w:tcPr>
          <w:p w:rsidR="005B268A" w:rsidRPr="00FC464B" w:rsidRDefault="005B268A">
            <w:pPr>
              <w:spacing w:before="60"/>
              <w:rPr>
                <w:rFonts w:ascii="Arial" w:hAnsi="Arial" w:cs="Arial"/>
                <w:sz w:val="16"/>
              </w:rPr>
            </w:pPr>
            <w:r w:rsidRPr="00FC464B">
              <w:rPr>
                <w:rFonts w:ascii="Arial" w:hAnsi="Arial" w:cs="Arial"/>
                <w:sz w:val="16"/>
              </w:rPr>
              <w:t>5</w:t>
            </w:r>
          </w:p>
        </w:tc>
        <w:tc>
          <w:tcPr>
            <w:tcW w:w="662" w:type="dxa"/>
          </w:tcPr>
          <w:p w:rsidR="005B268A" w:rsidRPr="00FC464B" w:rsidRDefault="005B268A">
            <w:pPr>
              <w:spacing w:before="60"/>
              <w:rPr>
                <w:rFonts w:ascii="Arial" w:hAnsi="Arial" w:cs="Arial"/>
                <w:sz w:val="16"/>
              </w:rPr>
            </w:pPr>
            <w:r w:rsidRPr="00FC464B">
              <w:rPr>
                <w:rFonts w:ascii="Arial" w:hAnsi="Arial" w:cs="Arial"/>
                <w:sz w:val="16"/>
              </w:rPr>
              <w:t>5</w:t>
            </w:r>
          </w:p>
        </w:tc>
        <w:tc>
          <w:tcPr>
            <w:tcW w:w="6210" w:type="dxa"/>
          </w:tcPr>
          <w:p w:rsidR="005B268A" w:rsidRPr="00FC464B" w:rsidRDefault="005B268A">
            <w:pPr>
              <w:spacing w:before="60"/>
              <w:rPr>
                <w:rFonts w:ascii="Arial" w:hAnsi="Arial" w:cs="Arial"/>
                <w:sz w:val="16"/>
              </w:rPr>
            </w:pPr>
            <w:r w:rsidRPr="00FC464B">
              <w:rPr>
                <w:rFonts w:ascii="Arial" w:hAnsi="Arial" w:cs="Arial"/>
                <w:sz w:val="16"/>
              </w:rPr>
              <w:t>Updated for FDD rev.006</w:t>
            </w:r>
          </w:p>
        </w:tc>
        <w:tc>
          <w:tcPr>
            <w:tcW w:w="1080" w:type="dxa"/>
          </w:tcPr>
          <w:p w:rsidR="005B268A" w:rsidRPr="00FC464B" w:rsidRDefault="005B268A" w:rsidP="00B95813">
            <w:pPr>
              <w:spacing w:before="60"/>
              <w:rPr>
                <w:rFonts w:ascii="Arial" w:hAnsi="Arial" w:cs="Arial"/>
                <w:sz w:val="16"/>
              </w:rPr>
            </w:pPr>
            <w:r w:rsidRPr="00FC464B">
              <w:rPr>
                <w:rFonts w:ascii="Arial" w:hAnsi="Arial" w:cs="Arial"/>
                <w:sz w:val="16"/>
              </w:rPr>
              <w:t>2</w:t>
            </w:r>
            <w:r w:rsidR="00B95813" w:rsidRPr="00FC464B">
              <w:rPr>
                <w:rFonts w:ascii="Arial" w:hAnsi="Arial" w:cs="Arial"/>
                <w:sz w:val="16"/>
              </w:rPr>
              <w:t>6</w:t>
            </w:r>
            <w:r w:rsidRPr="00FC464B">
              <w:rPr>
                <w:rFonts w:ascii="Arial" w:hAnsi="Arial" w:cs="Arial"/>
                <w:sz w:val="16"/>
              </w:rPr>
              <w:t>-Mar-14</w:t>
            </w:r>
          </w:p>
        </w:tc>
        <w:tc>
          <w:tcPr>
            <w:tcW w:w="1105" w:type="dxa"/>
          </w:tcPr>
          <w:p w:rsidR="005B268A" w:rsidRPr="00FC464B" w:rsidRDefault="005B268A">
            <w:pPr>
              <w:spacing w:before="60"/>
              <w:rPr>
                <w:rFonts w:ascii="Arial" w:hAnsi="Arial" w:cs="Arial"/>
                <w:sz w:val="16"/>
              </w:rPr>
            </w:pPr>
            <w:proofErr w:type="spellStart"/>
            <w:r w:rsidRPr="00FC464B">
              <w:rPr>
                <w:rFonts w:ascii="Arial" w:hAnsi="Arial" w:cs="Arial"/>
                <w:sz w:val="16"/>
              </w:rPr>
              <w:t>Rijvi</w:t>
            </w:r>
            <w:proofErr w:type="spellEnd"/>
          </w:p>
        </w:tc>
      </w:tr>
      <w:tr w:rsidR="00FC464B">
        <w:tc>
          <w:tcPr>
            <w:tcW w:w="616" w:type="dxa"/>
          </w:tcPr>
          <w:p w:rsidR="00FC464B" w:rsidRPr="00DC2298" w:rsidRDefault="00FC464B">
            <w:pPr>
              <w:spacing w:before="60"/>
              <w:rPr>
                <w:rFonts w:ascii="Arial" w:hAnsi="Arial" w:cs="Arial"/>
                <w:sz w:val="16"/>
              </w:rPr>
            </w:pPr>
            <w:r w:rsidRPr="00DC2298">
              <w:rPr>
                <w:rFonts w:ascii="Arial" w:hAnsi="Arial" w:cs="Arial"/>
                <w:sz w:val="16"/>
              </w:rPr>
              <w:t>6</w:t>
            </w:r>
          </w:p>
        </w:tc>
        <w:tc>
          <w:tcPr>
            <w:tcW w:w="662" w:type="dxa"/>
          </w:tcPr>
          <w:p w:rsidR="00FC464B" w:rsidRPr="00DC2298" w:rsidRDefault="00FC464B">
            <w:pPr>
              <w:spacing w:before="60"/>
              <w:rPr>
                <w:rFonts w:ascii="Arial" w:hAnsi="Arial" w:cs="Arial"/>
                <w:sz w:val="16"/>
              </w:rPr>
            </w:pPr>
            <w:r w:rsidRPr="00DC2298">
              <w:rPr>
                <w:rFonts w:ascii="Arial" w:hAnsi="Arial" w:cs="Arial"/>
                <w:sz w:val="16"/>
              </w:rPr>
              <w:t>6</w:t>
            </w:r>
          </w:p>
        </w:tc>
        <w:tc>
          <w:tcPr>
            <w:tcW w:w="6210" w:type="dxa"/>
          </w:tcPr>
          <w:p w:rsidR="00FC464B" w:rsidRPr="00DC2298" w:rsidRDefault="00FC464B">
            <w:pPr>
              <w:spacing w:before="60"/>
              <w:rPr>
                <w:rFonts w:ascii="Arial" w:hAnsi="Arial" w:cs="Arial"/>
                <w:sz w:val="16"/>
              </w:rPr>
            </w:pPr>
            <w:r w:rsidRPr="00DC2298">
              <w:rPr>
                <w:rFonts w:ascii="Arial" w:hAnsi="Arial" w:cs="Arial"/>
                <w:sz w:val="16"/>
              </w:rPr>
              <w:t>Updated for FDD rev 007. A6680 fix added</w:t>
            </w:r>
          </w:p>
        </w:tc>
        <w:tc>
          <w:tcPr>
            <w:tcW w:w="1080" w:type="dxa"/>
          </w:tcPr>
          <w:p w:rsidR="00FC464B" w:rsidRPr="00DC2298" w:rsidRDefault="00FC464B" w:rsidP="00B95813">
            <w:pPr>
              <w:spacing w:before="60"/>
              <w:rPr>
                <w:rFonts w:ascii="Arial" w:hAnsi="Arial" w:cs="Arial"/>
                <w:sz w:val="16"/>
              </w:rPr>
            </w:pPr>
            <w:r w:rsidRPr="00DC2298">
              <w:rPr>
                <w:rFonts w:ascii="Arial" w:hAnsi="Arial" w:cs="Arial"/>
                <w:sz w:val="16"/>
              </w:rPr>
              <w:t>13-May-14</w:t>
            </w:r>
          </w:p>
        </w:tc>
        <w:tc>
          <w:tcPr>
            <w:tcW w:w="1105" w:type="dxa"/>
          </w:tcPr>
          <w:p w:rsidR="00FC464B" w:rsidRPr="00DC2298" w:rsidRDefault="00FC464B">
            <w:pPr>
              <w:spacing w:before="60"/>
              <w:rPr>
                <w:rFonts w:ascii="Arial" w:hAnsi="Arial" w:cs="Arial"/>
                <w:sz w:val="16"/>
              </w:rPr>
            </w:pPr>
            <w:proofErr w:type="spellStart"/>
            <w:r w:rsidRPr="00DC2298">
              <w:rPr>
                <w:rFonts w:ascii="Arial" w:hAnsi="Arial" w:cs="Arial"/>
                <w:sz w:val="16"/>
              </w:rPr>
              <w:t>Selva</w:t>
            </w:r>
            <w:proofErr w:type="spellEnd"/>
          </w:p>
        </w:tc>
      </w:tr>
      <w:tr w:rsidR="00DC2298">
        <w:tc>
          <w:tcPr>
            <w:tcW w:w="616" w:type="dxa"/>
          </w:tcPr>
          <w:p w:rsidR="00DC2298" w:rsidRPr="00DC2298" w:rsidRDefault="00DC2298">
            <w:pPr>
              <w:spacing w:before="60"/>
              <w:rPr>
                <w:rFonts w:ascii="Arial" w:hAnsi="Arial" w:cs="Arial"/>
                <w:sz w:val="16"/>
              </w:rPr>
            </w:pPr>
            <w:r>
              <w:rPr>
                <w:rFonts w:ascii="Arial" w:hAnsi="Arial" w:cs="Arial"/>
                <w:sz w:val="16"/>
              </w:rPr>
              <w:t>7</w:t>
            </w:r>
          </w:p>
        </w:tc>
        <w:tc>
          <w:tcPr>
            <w:tcW w:w="662" w:type="dxa"/>
          </w:tcPr>
          <w:p w:rsidR="00DC2298" w:rsidRPr="00DC2298" w:rsidRDefault="00DC2298">
            <w:pPr>
              <w:spacing w:before="60"/>
              <w:rPr>
                <w:rFonts w:ascii="Arial" w:hAnsi="Arial" w:cs="Arial"/>
                <w:sz w:val="16"/>
              </w:rPr>
            </w:pPr>
            <w:r>
              <w:rPr>
                <w:rFonts w:ascii="Arial" w:hAnsi="Arial" w:cs="Arial"/>
                <w:sz w:val="16"/>
              </w:rPr>
              <w:t>7</w:t>
            </w:r>
          </w:p>
        </w:tc>
        <w:tc>
          <w:tcPr>
            <w:tcW w:w="6210" w:type="dxa"/>
          </w:tcPr>
          <w:p w:rsidR="00DC2298" w:rsidRPr="00DC2298" w:rsidRDefault="00DC2298" w:rsidP="00DC2298">
            <w:pPr>
              <w:spacing w:before="60"/>
              <w:rPr>
                <w:rFonts w:ascii="Arial" w:hAnsi="Arial" w:cs="Arial"/>
                <w:sz w:val="16"/>
              </w:rPr>
            </w:pPr>
            <w:r>
              <w:rPr>
                <w:rFonts w:ascii="Arial" w:hAnsi="Arial" w:cs="Arial"/>
                <w:sz w:val="16"/>
              </w:rPr>
              <w:t>Updated to FDD rev 008</w:t>
            </w:r>
          </w:p>
        </w:tc>
        <w:tc>
          <w:tcPr>
            <w:tcW w:w="1080" w:type="dxa"/>
          </w:tcPr>
          <w:p w:rsidR="00DC2298" w:rsidRPr="00DC2298" w:rsidRDefault="00490D6A" w:rsidP="00B95813">
            <w:pPr>
              <w:spacing w:before="60"/>
              <w:rPr>
                <w:rFonts w:ascii="Arial" w:hAnsi="Arial" w:cs="Arial"/>
                <w:sz w:val="16"/>
              </w:rPr>
            </w:pPr>
            <w:r>
              <w:rPr>
                <w:rFonts w:ascii="Arial" w:hAnsi="Arial" w:cs="Arial"/>
                <w:sz w:val="16"/>
              </w:rPr>
              <w:t>27</w:t>
            </w:r>
            <w:r w:rsidR="00DC2298">
              <w:rPr>
                <w:rFonts w:ascii="Arial" w:hAnsi="Arial" w:cs="Arial"/>
                <w:sz w:val="16"/>
              </w:rPr>
              <w:t>-Jun-14</w:t>
            </w:r>
          </w:p>
        </w:tc>
        <w:tc>
          <w:tcPr>
            <w:tcW w:w="1105" w:type="dxa"/>
          </w:tcPr>
          <w:p w:rsidR="00DC2298" w:rsidRPr="00DC2298" w:rsidRDefault="00DC2298">
            <w:pPr>
              <w:spacing w:before="60"/>
              <w:rPr>
                <w:rFonts w:ascii="Arial" w:hAnsi="Arial" w:cs="Arial"/>
                <w:sz w:val="16"/>
              </w:rPr>
            </w:pPr>
            <w:r>
              <w:rPr>
                <w:rFonts w:ascii="Arial" w:hAnsi="Arial" w:cs="Arial"/>
                <w:sz w:val="16"/>
              </w:rPr>
              <w:t>Jared</w:t>
            </w:r>
          </w:p>
        </w:tc>
      </w:tr>
      <w:tr w:rsidR="00EC1B47">
        <w:tc>
          <w:tcPr>
            <w:tcW w:w="616" w:type="dxa"/>
          </w:tcPr>
          <w:p w:rsidR="00EC1B47" w:rsidRDefault="00EC1B47">
            <w:pPr>
              <w:spacing w:before="60"/>
              <w:rPr>
                <w:rFonts w:ascii="Arial" w:hAnsi="Arial" w:cs="Arial"/>
                <w:sz w:val="16"/>
              </w:rPr>
            </w:pPr>
            <w:r>
              <w:rPr>
                <w:rFonts w:ascii="Arial" w:hAnsi="Arial" w:cs="Arial"/>
                <w:sz w:val="16"/>
              </w:rPr>
              <w:t>8</w:t>
            </w:r>
          </w:p>
        </w:tc>
        <w:tc>
          <w:tcPr>
            <w:tcW w:w="662" w:type="dxa"/>
          </w:tcPr>
          <w:p w:rsidR="00EC1B47" w:rsidRDefault="00EC1B47">
            <w:pPr>
              <w:spacing w:before="60"/>
              <w:rPr>
                <w:rFonts w:ascii="Arial" w:hAnsi="Arial" w:cs="Arial"/>
                <w:sz w:val="16"/>
              </w:rPr>
            </w:pPr>
            <w:r>
              <w:rPr>
                <w:rFonts w:ascii="Arial" w:hAnsi="Arial" w:cs="Arial"/>
                <w:sz w:val="16"/>
              </w:rPr>
              <w:t>8</w:t>
            </w:r>
          </w:p>
        </w:tc>
        <w:tc>
          <w:tcPr>
            <w:tcW w:w="6210" w:type="dxa"/>
          </w:tcPr>
          <w:p w:rsidR="00EC1B47" w:rsidRDefault="00EC1B47" w:rsidP="00DC2298">
            <w:pPr>
              <w:spacing w:before="60"/>
              <w:rPr>
                <w:rFonts w:ascii="Arial" w:hAnsi="Arial" w:cs="Arial"/>
                <w:sz w:val="16"/>
              </w:rPr>
            </w:pPr>
            <w:r>
              <w:rPr>
                <w:rFonts w:ascii="Arial" w:hAnsi="Arial" w:cs="Arial"/>
                <w:sz w:val="16"/>
              </w:rPr>
              <w:t>Updated to FDD rev 009, v10,  v11</w:t>
            </w:r>
          </w:p>
        </w:tc>
        <w:tc>
          <w:tcPr>
            <w:tcW w:w="1080" w:type="dxa"/>
          </w:tcPr>
          <w:p w:rsidR="00EC1B47" w:rsidRDefault="00EC1B47" w:rsidP="00EC1B47">
            <w:pPr>
              <w:spacing w:before="60"/>
              <w:rPr>
                <w:rFonts w:ascii="Arial" w:hAnsi="Arial" w:cs="Arial"/>
                <w:sz w:val="16"/>
              </w:rPr>
            </w:pPr>
            <w:r>
              <w:rPr>
                <w:rFonts w:ascii="Arial" w:hAnsi="Arial" w:cs="Arial"/>
                <w:sz w:val="16"/>
              </w:rPr>
              <w:t>31-July-14</w:t>
            </w:r>
          </w:p>
        </w:tc>
        <w:tc>
          <w:tcPr>
            <w:tcW w:w="1105" w:type="dxa"/>
          </w:tcPr>
          <w:p w:rsidR="00EC1B47" w:rsidRDefault="00EC1B47">
            <w:pPr>
              <w:spacing w:before="60"/>
              <w:rPr>
                <w:rFonts w:ascii="Arial" w:hAnsi="Arial" w:cs="Arial"/>
                <w:sz w:val="16"/>
              </w:rPr>
            </w:pPr>
            <w:proofErr w:type="spellStart"/>
            <w:r>
              <w:rPr>
                <w:rFonts w:ascii="Arial" w:hAnsi="Arial" w:cs="Arial"/>
                <w:sz w:val="16"/>
              </w:rPr>
              <w:t>Selva</w:t>
            </w:r>
            <w:proofErr w:type="spellEnd"/>
          </w:p>
        </w:tc>
      </w:tr>
      <w:tr w:rsidR="00117128">
        <w:trPr>
          <w:ins w:id="177" w:author="Sengottaiyan, Selva" w:date="2014-10-09T16:25:00Z"/>
        </w:trPr>
        <w:tc>
          <w:tcPr>
            <w:tcW w:w="616" w:type="dxa"/>
          </w:tcPr>
          <w:p w:rsidR="00117128" w:rsidRDefault="00117128">
            <w:pPr>
              <w:spacing w:before="60"/>
              <w:rPr>
                <w:ins w:id="178" w:author="Sengottaiyan, Selva" w:date="2014-10-09T16:25:00Z"/>
                <w:rFonts w:ascii="Arial" w:hAnsi="Arial" w:cs="Arial"/>
                <w:sz w:val="16"/>
              </w:rPr>
            </w:pPr>
            <w:ins w:id="179" w:author="Sengottaiyan, Selva" w:date="2014-10-09T16:25:00Z">
              <w:r>
                <w:rPr>
                  <w:rFonts w:ascii="Arial" w:hAnsi="Arial" w:cs="Arial"/>
                  <w:sz w:val="16"/>
                </w:rPr>
                <w:t>9</w:t>
              </w:r>
            </w:ins>
          </w:p>
        </w:tc>
        <w:tc>
          <w:tcPr>
            <w:tcW w:w="662" w:type="dxa"/>
          </w:tcPr>
          <w:p w:rsidR="00117128" w:rsidRDefault="00117128">
            <w:pPr>
              <w:spacing w:before="60"/>
              <w:rPr>
                <w:ins w:id="180" w:author="Sengottaiyan, Selva" w:date="2014-10-09T16:25:00Z"/>
                <w:rFonts w:ascii="Arial" w:hAnsi="Arial" w:cs="Arial"/>
                <w:sz w:val="16"/>
              </w:rPr>
            </w:pPr>
            <w:ins w:id="181" w:author="Sengottaiyan, Selva" w:date="2014-10-09T16:25:00Z">
              <w:r>
                <w:rPr>
                  <w:rFonts w:ascii="Arial" w:hAnsi="Arial" w:cs="Arial"/>
                  <w:sz w:val="16"/>
                </w:rPr>
                <w:t>9</w:t>
              </w:r>
            </w:ins>
          </w:p>
        </w:tc>
        <w:tc>
          <w:tcPr>
            <w:tcW w:w="6210" w:type="dxa"/>
          </w:tcPr>
          <w:p w:rsidR="00117128" w:rsidRDefault="00117128" w:rsidP="00DC2298">
            <w:pPr>
              <w:spacing w:before="60"/>
              <w:rPr>
                <w:ins w:id="182" w:author="Sengottaiyan, Selva" w:date="2014-10-09T16:25:00Z"/>
                <w:rFonts w:ascii="Arial" w:hAnsi="Arial" w:cs="Arial"/>
                <w:sz w:val="16"/>
              </w:rPr>
            </w:pPr>
            <w:ins w:id="183" w:author="Sengottaiyan, Selva" w:date="2014-10-09T16:25:00Z">
              <w:r>
                <w:rPr>
                  <w:rFonts w:ascii="Arial" w:hAnsi="Arial" w:cs="Arial"/>
                  <w:sz w:val="16"/>
                </w:rPr>
                <w:t>Ranges updated for UTP;</w:t>
              </w:r>
            </w:ins>
          </w:p>
        </w:tc>
        <w:tc>
          <w:tcPr>
            <w:tcW w:w="1080" w:type="dxa"/>
          </w:tcPr>
          <w:p w:rsidR="00117128" w:rsidRDefault="00117128" w:rsidP="00EC1B47">
            <w:pPr>
              <w:spacing w:before="60"/>
              <w:rPr>
                <w:ins w:id="184" w:author="Sengottaiyan, Selva" w:date="2014-10-09T16:25:00Z"/>
                <w:rFonts w:ascii="Arial" w:hAnsi="Arial" w:cs="Arial"/>
                <w:sz w:val="16"/>
              </w:rPr>
            </w:pPr>
            <w:ins w:id="185" w:author="Sengottaiyan, Selva" w:date="2014-10-09T16:26:00Z">
              <w:r>
                <w:rPr>
                  <w:rFonts w:ascii="Arial" w:hAnsi="Arial" w:cs="Arial"/>
                  <w:sz w:val="16"/>
                </w:rPr>
                <w:t>10-Oct-14</w:t>
              </w:r>
            </w:ins>
          </w:p>
        </w:tc>
        <w:tc>
          <w:tcPr>
            <w:tcW w:w="1105" w:type="dxa"/>
          </w:tcPr>
          <w:p w:rsidR="00117128" w:rsidRDefault="00117128">
            <w:pPr>
              <w:spacing w:before="60"/>
              <w:rPr>
                <w:ins w:id="186" w:author="Sengottaiyan, Selva" w:date="2014-10-09T16:25:00Z"/>
                <w:rFonts w:ascii="Arial" w:hAnsi="Arial" w:cs="Arial"/>
                <w:sz w:val="16"/>
              </w:rPr>
            </w:pPr>
            <w:proofErr w:type="spellStart"/>
            <w:ins w:id="187" w:author="Sengottaiyan, Selva" w:date="2014-10-09T16:26:00Z">
              <w:r>
                <w:rPr>
                  <w:rFonts w:ascii="Arial" w:hAnsi="Arial" w:cs="Arial"/>
                  <w:sz w:val="16"/>
                </w:rPr>
                <w:t>Selva</w:t>
              </w:r>
            </w:ins>
            <w:proofErr w:type="spellEnd"/>
          </w:p>
        </w:tc>
      </w:tr>
    </w:tbl>
    <w:p w:rsidR="00107819" w:rsidRDefault="00107819"/>
    <w:sectPr w:rsidR="00107819" w:rsidSect="00937013">
      <w:headerReference w:type="default" r:id="rId61"/>
      <w:footerReference w:type="default" r:id="rId6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73D" w:rsidRDefault="00C8273D">
      <w:r>
        <w:separator/>
      </w:r>
    </w:p>
  </w:endnote>
  <w:endnote w:type="continuationSeparator" w:id="0">
    <w:p w:rsidR="00C8273D" w:rsidRDefault="00C82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7128" w:rsidRDefault="00117128">
    <w:pPr>
      <w:pStyle w:val="Footer"/>
    </w:pPr>
    <w:r>
      <w:rPr>
        <w:snapToGrid w:val="0"/>
      </w:rPr>
      <w:tab/>
    </w:r>
    <w:fldSimple w:instr=" DOCPROPERTY &quot;Company&quot;  \* MERGEFORMAT ">
      <w:r w:rsidRPr="00E755FC">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73D" w:rsidRDefault="00C8273D">
      <w:r>
        <w:separator/>
      </w:r>
    </w:p>
  </w:footnote>
  <w:footnote w:type="continuationSeparator" w:id="0">
    <w:p w:rsidR="00C8273D" w:rsidRDefault="00C827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7128" w:rsidRDefault="00117128">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117128">
      <w:trPr>
        <w:cantSplit/>
      </w:trPr>
      <w:tc>
        <w:tcPr>
          <w:tcW w:w="990" w:type="dxa"/>
        </w:tcPr>
        <w:p w:rsidR="00117128" w:rsidRDefault="00117128">
          <w:pPr>
            <w:pStyle w:val="Header"/>
          </w:pPr>
          <w:r>
            <w:t>Title:</w:t>
          </w:r>
        </w:p>
      </w:tc>
      <w:tc>
        <w:tcPr>
          <w:tcW w:w="5400" w:type="dxa"/>
          <w:gridSpan w:val="3"/>
          <w:vMerge w:val="restart"/>
        </w:tcPr>
        <w:p w:rsidR="00117128" w:rsidRDefault="00117128">
          <w:pPr>
            <w:pStyle w:val="Header"/>
          </w:pPr>
          <w:fldSimple w:instr=" DOCPROPERTY &quot;Document Title&quot;  \* MERGEFORMAT ">
            <w:r>
              <w:t>Digital Column Position Sensor</w:t>
            </w:r>
          </w:fldSimple>
        </w:p>
        <w:p w:rsidR="00117128" w:rsidRDefault="00117128" w:rsidP="001A574F">
          <w:pPr>
            <w:pStyle w:val="Header"/>
            <w:tabs>
              <w:tab w:val="clear" w:pos="4320"/>
              <w:tab w:val="clear" w:pos="8640"/>
              <w:tab w:val="center" w:pos="2592"/>
            </w:tabs>
          </w:pPr>
          <w:fldSimple w:instr=" DOCPROPERTY &quot;Product Line&quot;  \* MERGEFORMAT ">
            <w:r>
              <w:t>Gen II+ EPS EA3</w:t>
            </w:r>
          </w:fldSimple>
          <w:r>
            <w:tab/>
          </w:r>
        </w:p>
      </w:tc>
      <w:tc>
        <w:tcPr>
          <w:tcW w:w="1170" w:type="dxa"/>
        </w:tcPr>
        <w:p w:rsidR="00117128" w:rsidRDefault="00117128">
          <w:pPr>
            <w:pStyle w:val="Header"/>
          </w:pPr>
          <w:r>
            <w:t>Revision:</w:t>
          </w:r>
        </w:p>
      </w:tc>
      <w:tc>
        <w:tcPr>
          <w:tcW w:w="1350" w:type="dxa"/>
        </w:tcPr>
        <w:p w:rsidR="00117128" w:rsidRPr="00931266" w:rsidRDefault="00117128">
          <w:pPr>
            <w:pStyle w:val="Header"/>
          </w:pPr>
          <w:ins w:id="188" w:author="Sengottaiyan, Selva" w:date="2014-10-09T16:25:00Z">
            <w:r>
              <w:t>9</w:t>
            </w:r>
          </w:ins>
          <w:del w:id="189" w:author="Sengottaiyan, Selva" w:date="2014-10-09T16:25:00Z">
            <w:r w:rsidDel="00117128">
              <w:delText>8</w:delText>
            </w:r>
          </w:del>
        </w:p>
      </w:tc>
    </w:tr>
    <w:tr w:rsidR="00117128">
      <w:trPr>
        <w:cantSplit/>
      </w:trPr>
      <w:tc>
        <w:tcPr>
          <w:tcW w:w="990" w:type="dxa"/>
        </w:tcPr>
        <w:p w:rsidR="00117128" w:rsidRDefault="00117128">
          <w:pPr>
            <w:pStyle w:val="Header"/>
          </w:pPr>
          <w:r>
            <w:t xml:space="preserve">Product:     </w:t>
          </w:r>
        </w:p>
      </w:tc>
      <w:tc>
        <w:tcPr>
          <w:tcW w:w="5400" w:type="dxa"/>
          <w:gridSpan w:val="3"/>
          <w:vMerge/>
        </w:tcPr>
        <w:p w:rsidR="00117128" w:rsidRDefault="00117128">
          <w:pPr>
            <w:pStyle w:val="Header"/>
            <w:jc w:val="center"/>
          </w:pPr>
        </w:p>
      </w:tc>
      <w:tc>
        <w:tcPr>
          <w:tcW w:w="1170" w:type="dxa"/>
        </w:tcPr>
        <w:p w:rsidR="00117128" w:rsidRDefault="00117128">
          <w:pPr>
            <w:pStyle w:val="Header"/>
          </w:pPr>
          <w:r>
            <w:t>Rev. Date:</w:t>
          </w:r>
        </w:p>
      </w:tc>
      <w:tc>
        <w:tcPr>
          <w:tcW w:w="1350" w:type="dxa"/>
        </w:tcPr>
        <w:p w:rsidR="00117128" w:rsidRPr="009B44BE" w:rsidRDefault="00117128" w:rsidP="00117128">
          <w:pPr>
            <w:pStyle w:val="Header"/>
            <w:rPr>
              <w:color w:val="FF0000"/>
            </w:rPr>
          </w:pPr>
          <w:del w:id="190" w:author="Sengottaiyan, Selva" w:date="2014-10-09T16:25:00Z">
            <w:r w:rsidDel="00117128">
              <w:rPr>
                <w:rStyle w:val="PageNumber"/>
              </w:rPr>
              <w:delText>31</w:delText>
            </w:r>
          </w:del>
          <w:ins w:id="191" w:author="Sengottaiyan, Selva" w:date="2014-10-09T16:25:00Z">
            <w:r>
              <w:rPr>
                <w:rStyle w:val="PageNumber"/>
              </w:rPr>
              <w:t>10</w:t>
            </w:r>
          </w:ins>
          <w:r>
            <w:rPr>
              <w:rStyle w:val="PageNumber"/>
            </w:rPr>
            <w:t>-</w:t>
          </w:r>
          <w:del w:id="192" w:author="Sengottaiyan, Selva" w:date="2014-10-09T16:25:00Z">
            <w:r w:rsidDel="00117128">
              <w:rPr>
                <w:rStyle w:val="PageNumber"/>
              </w:rPr>
              <w:delText>July</w:delText>
            </w:r>
          </w:del>
          <w:ins w:id="193" w:author="Sengottaiyan, Selva" w:date="2014-10-09T16:25:00Z">
            <w:r>
              <w:rPr>
                <w:rStyle w:val="PageNumber"/>
              </w:rPr>
              <w:t>October</w:t>
            </w:r>
          </w:ins>
          <w:r w:rsidRPr="00FC464B">
            <w:rPr>
              <w:rStyle w:val="PageNumber"/>
            </w:rPr>
            <w:t>-14</w:t>
          </w:r>
        </w:p>
      </w:tc>
    </w:tr>
    <w:tr w:rsidR="00117128">
      <w:trPr>
        <w:cantSplit/>
      </w:trPr>
      <w:tc>
        <w:tcPr>
          <w:tcW w:w="990" w:type="dxa"/>
        </w:tcPr>
        <w:p w:rsidR="00117128" w:rsidRDefault="00117128">
          <w:pPr>
            <w:pStyle w:val="Header"/>
          </w:pPr>
          <w:r>
            <w:t>Group:</w:t>
          </w:r>
        </w:p>
      </w:tc>
      <w:tc>
        <w:tcPr>
          <w:tcW w:w="1530" w:type="dxa"/>
        </w:tcPr>
        <w:p w:rsidR="00117128" w:rsidRDefault="00117128">
          <w:pPr>
            <w:pStyle w:val="Header"/>
          </w:pPr>
          <w:r>
            <w:t>ESG</w:t>
          </w:r>
        </w:p>
      </w:tc>
      <w:tc>
        <w:tcPr>
          <w:tcW w:w="1260" w:type="dxa"/>
        </w:tcPr>
        <w:p w:rsidR="00117128" w:rsidRDefault="00117128">
          <w:pPr>
            <w:pStyle w:val="Header"/>
          </w:pPr>
          <w:r>
            <w:t>Originator:</w:t>
          </w:r>
        </w:p>
      </w:tc>
      <w:tc>
        <w:tcPr>
          <w:tcW w:w="2610" w:type="dxa"/>
        </w:tcPr>
        <w:p w:rsidR="00117128" w:rsidRDefault="00117128">
          <w:pPr>
            <w:pStyle w:val="Header"/>
          </w:pPr>
          <w:proofErr w:type="spellStart"/>
          <w:r>
            <w:t>Selva</w:t>
          </w:r>
          <w:proofErr w:type="spellEnd"/>
          <w:r>
            <w:t xml:space="preserve"> </w:t>
          </w:r>
          <w:proofErr w:type="spellStart"/>
          <w:r>
            <w:t>Sengottaiyan</w:t>
          </w:r>
          <w:proofErr w:type="spellEnd"/>
        </w:p>
      </w:tc>
      <w:tc>
        <w:tcPr>
          <w:tcW w:w="1170" w:type="dxa"/>
        </w:tcPr>
        <w:p w:rsidR="00117128" w:rsidRDefault="00117128">
          <w:pPr>
            <w:pStyle w:val="Header"/>
          </w:pPr>
          <w:r>
            <w:t>Page:</w:t>
          </w:r>
        </w:p>
      </w:tc>
      <w:tc>
        <w:tcPr>
          <w:tcW w:w="1350" w:type="dxa"/>
        </w:tcPr>
        <w:p w:rsidR="00117128" w:rsidRDefault="00117128">
          <w:pPr>
            <w:pStyle w:val="Header"/>
          </w:pPr>
          <w:r>
            <w:rPr>
              <w:rStyle w:val="PageNumber"/>
            </w:rPr>
            <w:fldChar w:fldCharType="begin"/>
          </w:r>
          <w:r>
            <w:rPr>
              <w:rStyle w:val="PageNumber"/>
            </w:rPr>
            <w:instrText xml:space="preserve"> PAGE </w:instrText>
          </w:r>
          <w:r>
            <w:rPr>
              <w:rStyle w:val="PageNumber"/>
            </w:rPr>
            <w:fldChar w:fldCharType="separate"/>
          </w:r>
          <w:r w:rsidR="007D00A6">
            <w:rPr>
              <w:rStyle w:val="PageNumber"/>
              <w:noProof/>
            </w:rPr>
            <w:t>52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D00A6">
            <w:rPr>
              <w:rStyle w:val="PageNumber"/>
              <w:noProof/>
            </w:rPr>
            <w:t>52</w:t>
          </w:r>
          <w:r>
            <w:rPr>
              <w:rStyle w:val="PageNumber"/>
            </w:rPr>
            <w:fldChar w:fldCharType="end"/>
          </w:r>
        </w:p>
      </w:tc>
    </w:tr>
  </w:tbl>
  <w:p w:rsidR="00117128" w:rsidRDefault="00117128">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2214"/>
        </w:tabs>
        <w:ind w:left="221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512FC"/>
    <w:rsid w:val="00003D07"/>
    <w:rsid w:val="000163F9"/>
    <w:rsid w:val="00022BCA"/>
    <w:rsid w:val="000375EF"/>
    <w:rsid w:val="000400DE"/>
    <w:rsid w:val="00046190"/>
    <w:rsid w:val="00054447"/>
    <w:rsid w:val="0006485E"/>
    <w:rsid w:val="00081C10"/>
    <w:rsid w:val="000A2C4B"/>
    <w:rsid w:val="000A3774"/>
    <w:rsid w:val="000A52DC"/>
    <w:rsid w:val="000A748D"/>
    <w:rsid w:val="000B4BD9"/>
    <w:rsid w:val="000B631E"/>
    <w:rsid w:val="000B67F2"/>
    <w:rsid w:val="000C1340"/>
    <w:rsid w:val="000C458B"/>
    <w:rsid w:val="000C5FFB"/>
    <w:rsid w:val="000D452A"/>
    <w:rsid w:val="000F02B9"/>
    <w:rsid w:val="00107819"/>
    <w:rsid w:val="00117128"/>
    <w:rsid w:val="0013071E"/>
    <w:rsid w:val="00131C09"/>
    <w:rsid w:val="00132773"/>
    <w:rsid w:val="001360D6"/>
    <w:rsid w:val="00136AA8"/>
    <w:rsid w:val="00137502"/>
    <w:rsid w:val="001554E5"/>
    <w:rsid w:val="0017318F"/>
    <w:rsid w:val="00173A22"/>
    <w:rsid w:val="00194E48"/>
    <w:rsid w:val="00197A2E"/>
    <w:rsid w:val="001A574F"/>
    <w:rsid w:val="001B60DF"/>
    <w:rsid w:val="001B7167"/>
    <w:rsid w:val="001B747E"/>
    <w:rsid w:val="001C55E3"/>
    <w:rsid w:val="001D0A9C"/>
    <w:rsid w:val="001D10C5"/>
    <w:rsid w:val="001D65F9"/>
    <w:rsid w:val="001E179F"/>
    <w:rsid w:val="001F09B2"/>
    <w:rsid w:val="001F4E32"/>
    <w:rsid w:val="001F5DF8"/>
    <w:rsid w:val="00206D72"/>
    <w:rsid w:val="0020722A"/>
    <w:rsid w:val="00211A02"/>
    <w:rsid w:val="00212717"/>
    <w:rsid w:val="00220E66"/>
    <w:rsid w:val="00221C44"/>
    <w:rsid w:val="0022496E"/>
    <w:rsid w:val="002259F5"/>
    <w:rsid w:val="00226F89"/>
    <w:rsid w:val="002279EA"/>
    <w:rsid w:val="00240E69"/>
    <w:rsid w:val="00243EF6"/>
    <w:rsid w:val="00247631"/>
    <w:rsid w:val="002500D4"/>
    <w:rsid w:val="00251AC0"/>
    <w:rsid w:val="00251F1F"/>
    <w:rsid w:val="002538BE"/>
    <w:rsid w:val="00256086"/>
    <w:rsid w:val="00257315"/>
    <w:rsid w:val="00257D18"/>
    <w:rsid w:val="002666EA"/>
    <w:rsid w:val="002903A3"/>
    <w:rsid w:val="002B189B"/>
    <w:rsid w:val="002C03D8"/>
    <w:rsid w:val="002C081F"/>
    <w:rsid w:val="002C20C7"/>
    <w:rsid w:val="002C7E1C"/>
    <w:rsid w:val="002D18F4"/>
    <w:rsid w:val="002D1DD4"/>
    <w:rsid w:val="002E0905"/>
    <w:rsid w:val="002E0FFF"/>
    <w:rsid w:val="002E7D45"/>
    <w:rsid w:val="002F7118"/>
    <w:rsid w:val="00307EB6"/>
    <w:rsid w:val="00315335"/>
    <w:rsid w:val="003164A3"/>
    <w:rsid w:val="00347820"/>
    <w:rsid w:val="00352761"/>
    <w:rsid w:val="0035640C"/>
    <w:rsid w:val="0037188E"/>
    <w:rsid w:val="00374ABC"/>
    <w:rsid w:val="003A2362"/>
    <w:rsid w:val="003B67DB"/>
    <w:rsid w:val="003B7EAA"/>
    <w:rsid w:val="003C09AC"/>
    <w:rsid w:val="003C4D3F"/>
    <w:rsid w:val="003D2607"/>
    <w:rsid w:val="003D5D95"/>
    <w:rsid w:val="003F2084"/>
    <w:rsid w:val="003F44A9"/>
    <w:rsid w:val="003F7018"/>
    <w:rsid w:val="0041071F"/>
    <w:rsid w:val="00423117"/>
    <w:rsid w:val="00424886"/>
    <w:rsid w:val="00427F84"/>
    <w:rsid w:val="004326A4"/>
    <w:rsid w:val="00432BEC"/>
    <w:rsid w:val="00436F15"/>
    <w:rsid w:val="0044409E"/>
    <w:rsid w:val="0045210D"/>
    <w:rsid w:val="004641AE"/>
    <w:rsid w:val="00467F0B"/>
    <w:rsid w:val="00490D6A"/>
    <w:rsid w:val="004A781C"/>
    <w:rsid w:val="004B0790"/>
    <w:rsid w:val="004B4140"/>
    <w:rsid w:val="004B4EF4"/>
    <w:rsid w:val="004C7634"/>
    <w:rsid w:val="004D3171"/>
    <w:rsid w:val="0050008A"/>
    <w:rsid w:val="00501005"/>
    <w:rsid w:val="00505A52"/>
    <w:rsid w:val="00512FE9"/>
    <w:rsid w:val="00520E1B"/>
    <w:rsid w:val="00534E2C"/>
    <w:rsid w:val="00541703"/>
    <w:rsid w:val="00545B64"/>
    <w:rsid w:val="005571EC"/>
    <w:rsid w:val="00575A1D"/>
    <w:rsid w:val="005815DF"/>
    <w:rsid w:val="00585265"/>
    <w:rsid w:val="00597E4E"/>
    <w:rsid w:val="005A1E55"/>
    <w:rsid w:val="005B268A"/>
    <w:rsid w:val="005C274C"/>
    <w:rsid w:val="005D5FE4"/>
    <w:rsid w:val="005E30E9"/>
    <w:rsid w:val="005E5B3B"/>
    <w:rsid w:val="005F1181"/>
    <w:rsid w:val="00616853"/>
    <w:rsid w:val="0063083F"/>
    <w:rsid w:val="00632540"/>
    <w:rsid w:val="0064049F"/>
    <w:rsid w:val="00645AE8"/>
    <w:rsid w:val="00654BF6"/>
    <w:rsid w:val="00666489"/>
    <w:rsid w:val="00674ADF"/>
    <w:rsid w:val="006916F2"/>
    <w:rsid w:val="006B3E0C"/>
    <w:rsid w:val="006D25F3"/>
    <w:rsid w:val="006D33CC"/>
    <w:rsid w:val="006E2506"/>
    <w:rsid w:val="006F01A3"/>
    <w:rsid w:val="00706174"/>
    <w:rsid w:val="00715D8C"/>
    <w:rsid w:val="00717C9B"/>
    <w:rsid w:val="007275C6"/>
    <w:rsid w:val="00752B80"/>
    <w:rsid w:val="00760B85"/>
    <w:rsid w:val="007754D9"/>
    <w:rsid w:val="00787D49"/>
    <w:rsid w:val="00795BDD"/>
    <w:rsid w:val="00797319"/>
    <w:rsid w:val="007A69AC"/>
    <w:rsid w:val="007B05A3"/>
    <w:rsid w:val="007C3177"/>
    <w:rsid w:val="007C680E"/>
    <w:rsid w:val="007D00A6"/>
    <w:rsid w:val="007D4F69"/>
    <w:rsid w:val="00801E76"/>
    <w:rsid w:val="008127F5"/>
    <w:rsid w:val="0082170E"/>
    <w:rsid w:val="00821B01"/>
    <w:rsid w:val="008242F0"/>
    <w:rsid w:val="00831376"/>
    <w:rsid w:val="00832392"/>
    <w:rsid w:val="00833DD2"/>
    <w:rsid w:val="00846180"/>
    <w:rsid w:val="008535B2"/>
    <w:rsid w:val="008546D3"/>
    <w:rsid w:val="00860318"/>
    <w:rsid w:val="00862320"/>
    <w:rsid w:val="00865D11"/>
    <w:rsid w:val="00873263"/>
    <w:rsid w:val="00881DAF"/>
    <w:rsid w:val="0088485F"/>
    <w:rsid w:val="008B3E94"/>
    <w:rsid w:val="008B6F62"/>
    <w:rsid w:val="008B7B26"/>
    <w:rsid w:val="008C111A"/>
    <w:rsid w:val="008F6DBB"/>
    <w:rsid w:val="009055BD"/>
    <w:rsid w:val="00905D5A"/>
    <w:rsid w:val="00917382"/>
    <w:rsid w:val="00920A94"/>
    <w:rsid w:val="00926D4A"/>
    <w:rsid w:val="00930EE9"/>
    <w:rsid w:val="00931266"/>
    <w:rsid w:val="00937013"/>
    <w:rsid w:val="00946B13"/>
    <w:rsid w:val="00955F6A"/>
    <w:rsid w:val="00957470"/>
    <w:rsid w:val="0096353A"/>
    <w:rsid w:val="0096358F"/>
    <w:rsid w:val="00965CB5"/>
    <w:rsid w:val="00970FF9"/>
    <w:rsid w:val="00986CCE"/>
    <w:rsid w:val="00992CF0"/>
    <w:rsid w:val="009B20B2"/>
    <w:rsid w:val="009B44BE"/>
    <w:rsid w:val="009D1FFE"/>
    <w:rsid w:val="009D203A"/>
    <w:rsid w:val="009D7E33"/>
    <w:rsid w:val="009F2F8C"/>
    <w:rsid w:val="00A00235"/>
    <w:rsid w:val="00A00B0D"/>
    <w:rsid w:val="00A02381"/>
    <w:rsid w:val="00A02CC9"/>
    <w:rsid w:val="00A12FFF"/>
    <w:rsid w:val="00A24D7A"/>
    <w:rsid w:val="00A34024"/>
    <w:rsid w:val="00A4322E"/>
    <w:rsid w:val="00A56D81"/>
    <w:rsid w:val="00A60305"/>
    <w:rsid w:val="00A6164A"/>
    <w:rsid w:val="00A62279"/>
    <w:rsid w:val="00A641B1"/>
    <w:rsid w:val="00A647D4"/>
    <w:rsid w:val="00A70EBA"/>
    <w:rsid w:val="00A72BFC"/>
    <w:rsid w:val="00A86028"/>
    <w:rsid w:val="00A95852"/>
    <w:rsid w:val="00A963B7"/>
    <w:rsid w:val="00AD57CD"/>
    <w:rsid w:val="00AD731B"/>
    <w:rsid w:val="00AD7434"/>
    <w:rsid w:val="00AE7DAF"/>
    <w:rsid w:val="00B02175"/>
    <w:rsid w:val="00B24C8C"/>
    <w:rsid w:val="00B31EFB"/>
    <w:rsid w:val="00B41710"/>
    <w:rsid w:val="00B42438"/>
    <w:rsid w:val="00B46FA4"/>
    <w:rsid w:val="00B512FC"/>
    <w:rsid w:val="00B52693"/>
    <w:rsid w:val="00B54697"/>
    <w:rsid w:val="00B667DD"/>
    <w:rsid w:val="00B9278F"/>
    <w:rsid w:val="00B93075"/>
    <w:rsid w:val="00B94BBA"/>
    <w:rsid w:val="00B95813"/>
    <w:rsid w:val="00BA1876"/>
    <w:rsid w:val="00BC418C"/>
    <w:rsid w:val="00BC73F5"/>
    <w:rsid w:val="00BD008B"/>
    <w:rsid w:val="00BD07AD"/>
    <w:rsid w:val="00BD15D2"/>
    <w:rsid w:val="00BD3DFF"/>
    <w:rsid w:val="00BE7F08"/>
    <w:rsid w:val="00BF364D"/>
    <w:rsid w:val="00BF5691"/>
    <w:rsid w:val="00BF7872"/>
    <w:rsid w:val="00C06E5B"/>
    <w:rsid w:val="00C12C37"/>
    <w:rsid w:val="00C162FA"/>
    <w:rsid w:val="00C26D18"/>
    <w:rsid w:val="00C3244A"/>
    <w:rsid w:val="00C3471A"/>
    <w:rsid w:val="00C35BD3"/>
    <w:rsid w:val="00C459B5"/>
    <w:rsid w:val="00C52369"/>
    <w:rsid w:val="00C60AD9"/>
    <w:rsid w:val="00C72FFA"/>
    <w:rsid w:val="00C8273D"/>
    <w:rsid w:val="00C9782A"/>
    <w:rsid w:val="00CA018F"/>
    <w:rsid w:val="00CA2CBF"/>
    <w:rsid w:val="00CA686C"/>
    <w:rsid w:val="00CB5233"/>
    <w:rsid w:val="00CB5DBF"/>
    <w:rsid w:val="00CB7921"/>
    <w:rsid w:val="00CD19ED"/>
    <w:rsid w:val="00CD1A08"/>
    <w:rsid w:val="00CD619D"/>
    <w:rsid w:val="00CE02F2"/>
    <w:rsid w:val="00CE4B09"/>
    <w:rsid w:val="00CF7658"/>
    <w:rsid w:val="00D000CD"/>
    <w:rsid w:val="00D00EF9"/>
    <w:rsid w:val="00D13801"/>
    <w:rsid w:val="00D5128C"/>
    <w:rsid w:val="00D620C0"/>
    <w:rsid w:val="00D67C60"/>
    <w:rsid w:val="00D707BD"/>
    <w:rsid w:val="00D80658"/>
    <w:rsid w:val="00D83C5E"/>
    <w:rsid w:val="00D879E7"/>
    <w:rsid w:val="00D92241"/>
    <w:rsid w:val="00D94BDD"/>
    <w:rsid w:val="00D94BEF"/>
    <w:rsid w:val="00DA6921"/>
    <w:rsid w:val="00DC2298"/>
    <w:rsid w:val="00DC7E08"/>
    <w:rsid w:val="00DD24AD"/>
    <w:rsid w:val="00DD2895"/>
    <w:rsid w:val="00DD37D9"/>
    <w:rsid w:val="00DE3FB5"/>
    <w:rsid w:val="00DE4889"/>
    <w:rsid w:val="00DE7B01"/>
    <w:rsid w:val="00E530EC"/>
    <w:rsid w:val="00E5472B"/>
    <w:rsid w:val="00E57C42"/>
    <w:rsid w:val="00E638B4"/>
    <w:rsid w:val="00E755FC"/>
    <w:rsid w:val="00EB4D35"/>
    <w:rsid w:val="00EC1B47"/>
    <w:rsid w:val="00EC7C03"/>
    <w:rsid w:val="00EE5720"/>
    <w:rsid w:val="00F02E73"/>
    <w:rsid w:val="00F06E41"/>
    <w:rsid w:val="00F124C9"/>
    <w:rsid w:val="00F261BC"/>
    <w:rsid w:val="00F41186"/>
    <w:rsid w:val="00F56823"/>
    <w:rsid w:val="00F60113"/>
    <w:rsid w:val="00F604A3"/>
    <w:rsid w:val="00F648ED"/>
    <w:rsid w:val="00F65A0A"/>
    <w:rsid w:val="00F72DBD"/>
    <w:rsid w:val="00F755F6"/>
    <w:rsid w:val="00F82E8E"/>
    <w:rsid w:val="00F83560"/>
    <w:rsid w:val="00F957FA"/>
    <w:rsid w:val="00FA756D"/>
    <w:rsid w:val="00FB2942"/>
    <w:rsid w:val="00FB432D"/>
    <w:rsid w:val="00FC464B"/>
    <w:rsid w:val="00FD1D21"/>
    <w:rsid w:val="00FE2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02B9"/>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tabs>
        <w:tab w:val="clear" w:pos="2214"/>
        <w:tab w:val="num" w:pos="864"/>
      </w:tabs>
      <w:spacing w:before="240" w:after="60"/>
      <w:ind w:left="864"/>
      <w:outlineLvl w:val="3"/>
    </w:pPr>
    <w:rPr>
      <w:rFonts w:ascii="Arial" w:hAnsi="Arial"/>
      <w:b/>
      <w:sz w:val="24"/>
    </w:rPr>
  </w:style>
  <w:style w:type="paragraph" w:styleId="Heading5">
    <w:name w:val="heading 5"/>
    <w:basedOn w:val="Normal"/>
    <w:next w:val="Normal"/>
    <w:link w:val="Heading5Char"/>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F02E7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E73"/>
    <w:rPr>
      <w:rFonts w:ascii="Tahoma" w:hAnsi="Tahoma" w:cs="Tahoma"/>
      <w:sz w:val="16"/>
      <w:szCs w:val="16"/>
    </w:rPr>
  </w:style>
  <w:style w:type="character" w:customStyle="1" w:styleId="Heading3Char">
    <w:name w:val="Heading 3 Char"/>
    <w:basedOn w:val="DefaultParagraphFont"/>
    <w:link w:val="Heading3"/>
    <w:rsid w:val="00137502"/>
    <w:rPr>
      <w:rFonts w:ascii="Arial" w:hAnsi="Arial"/>
      <w:b/>
      <w:sz w:val="24"/>
    </w:rPr>
  </w:style>
  <w:style w:type="character" w:customStyle="1" w:styleId="Heading4Char">
    <w:name w:val="Heading 4 Char"/>
    <w:basedOn w:val="DefaultParagraphFont"/>
    <w:link w:val="Heading4"/>
    <w:rsid w:val="00137502"/>
    <w:rPr>
      <w:rFonts w:ascii="Arial" w:hAnsi="Arial"/>
      <w:b/>
      <w:sz w:val="24"/>
    </w:rPr>
  </w:style>
  <w:style w:type="character" w:customStyle="1" w:styleId="Heading5Char">
    <w:name w:val="Heading 5 Char"/>
    <w:basedOn w:val="DefaultParagraphFont"/>
    <w:link w:val="Heading5"/>
    <w:rsid w:val="008B6F62"/>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3.emf"/><Relationship Id="rId50" Type="http://schemas.openxmlformats.org/officeDocument/2006/relationships/oleObject" Target="embeddings/oleObject18.bin"/><Relationship Id="rId55" Type="http://schemas.openxmlformats.org/officeDocument/2006/relationships/image" Target="media/image27.em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emf"/><Relationship Id="rId41" Type="http://schemas.openxmlformats.org/officeDocument/2006/relationships/image" Target="media/image20.emf"/><Relationship Id="rId54" Type="http://schemas.openxmlformats.org/officeDocument/2006/relationships/oleObject" Target="embeddings/oleObject20.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oleObject" Target="embeddings/oleObject13.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22.bin"/><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zdyfh\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7F44B-9D52-4F6C-96FC-C59A5414E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8362</TotalTime>
  <Pages>52</Pages>
  <Words>2690</Words>
  <Characters>15335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17990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Jared Julien (kzdyfh)</dc:creator>
  <cp:keywords/>
  <dc:description/>
  <cp:lastModifiedBy>Sengottaiyan, Selva</cp:lastModifiedBy>
  <cp:revision>149</cp:revision>
  <cp:lastPrinted>2011-03-21T13:34:00Z</cp:lastPrinted>
  <dcterms:created xsi:type="dcterms:W3CDTF">2013-07-26T14:07:00Z</dcterms:created>
  <dcterms:modified xsi:type="dcterms:W3CDTF">2014-10-10T14:23:00Z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Digital Column Position Sensor (I2C)</vt:lpwstr>
  </property>
  <property fmtid="{D5CDD505-2E9C-101B-9397-08002B2CF9AE}" pid="3" name="MDDRevNum">
    <vt:lpwstr>1</vt:lpwstr>
  </property>
  <property fmtid="{D5CDD505-2E9C-101B-9397-08002B2CF9AE}" pid="4" name="Module Layer">
    <vt:lpwstr>0</vt:lpwstr>
  </property>
  <property fmtid="{D5CDD505-2E9C-101B-9397-08002B2CF9AE}" pid="5" name="Module Name">
    <vt:lpwstr>DigColPs</vt:lpwstr>
  </property>
  <property fmtid="{D5CDD505-2E9C-101B-9397-08002B2CF9AE}" pid="6" name="Product Line">
    <vt:lpwstr>Gen II+ EPS EA3</vt:lpwstr>
  </property>
</Properties>
</file>